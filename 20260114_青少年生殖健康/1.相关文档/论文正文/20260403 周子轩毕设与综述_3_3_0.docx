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000000">
      <w:pPr>
        <w:pStyle w:val="af1"/>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000000">
      <w:pPr>
        <w:spacing w:after="163"/>
      </w:pPr>
      <w:r>
        <w:rPr>
          <w:rFonts w:hint="eastAsia"/>
        </w:rPr>
        <w:t xml:space="preserve"> </w:t>
      </w:r>
    </w:p>
    <w:p w14:paraId="03E092AA" w14:textId="77777777" w:rsidR="00F54B80" w:rsidRDefault="00000000">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000000">
            <w:pPr>
              <w:spacing w:after="163" w:line="360" w:lineRule="exact"/>
              <w:jc w:val="center"/>
              <w:rPr>
                <w:rFonts w:ascii="仿宋" w:eastAsia="仿宋" w:hAnsi="仿宋" w:hint="eastAsia"/>
                <w:sz w:val="32"/>
                <w:szCs w:val="32"/>
              </w:rPr>
            </w:pPr>
            <w:proofErr w:type="gramStart"/>
            <w:r>
              <w:rPr>
                <w:rFonts w:ascii="仿宋" w:eastAsia="仿宋" w:hAnsi="仿宋" w:hint="eastAsia"/>
                <w:sz w:val="32"/>
                <w:szCs w:val="32"/>
              </w:rPr>
              <w:t>周子轩</w:t>
            </w:r>
            <w:proofErr w:type="gramEnd"/>
          </w:p>
        </w:tc>
      </w:tr>
      <w:tr w:rsidR="00F54B80" w14:paraId="5633D7AE" w14:textId="77777777">
        <w:trPr>
          <w:gridAfter w:val="1"/>
          <w:wAfter w:w="155" w:type="pct"/>
          <w:trHeight w:val="680"/>
        </w:trPr>
        <w:tc>
          <w:tcPr>
            <w:tcW w:w="924" w:type="pct"/>
            <w:gridSpan w:val="2"/>
            <w:vAlign w:val="center"/>
          </w:tcPr>
          <w:p w14:paraId="7FE7B2D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2025年9月18日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575F936F" w14:textId="77777777" w:rsidR="00F54B80" w:rsidRDefault="00F54B80">
      <w:pPr>
        <w:spacing w:after="163"/>
        <w:jc w:val="center"/>
        <w:rPr>
          <w:b/>
          <w:bCs/>
        </w:rPr>
      </w:pPr>
    </w:p>
    <w:p w14:paraId="08A7F12E" w14:textId="77777777" w:rsidR="00F54B80" w:rsidRDefault="00F54B80">
      <w:pPr>
        <w:spacing w:after="163"/>
      </w:pPr>
    </w:p>
    <w:p w14:paraId="2DDC1BBF" w14:textId="77777777" w:rsidR="00F54B80" w:rsidRDefault="00F54B80">
      <w:pPr>
        <w:spacing w:after="163"/>
        <w:sectPr w:rsidR="00F54B80">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p w14:paraId="70214467" w14:textId="77777777" w:rsidR="00F54B80" w:rsidRDefault="00000000">
      <w:pPr>
        <w:pStyle w:val="1"/>
        <w:numPr>
          <w:ilvl w:val="0"/>
          <w:numId w:val="0"/>
        </w:numPr>
        <w:spacing w:before="326" w:after="326"/>
        <w:rPr>
          <w:rFonts w:hint="eastAsia"/>
          <w:b w:val="0"/>
          <w:bCs/>
          <w:szCs w:val="32"/>
        </w:rPr>
      </w:pPr>
      <w:bookmarkStart w:id="0" w:name="_Toc226059633"/>
      <w:r>
        <w:rPr>
          <w:rFonts w:hint="eastAsia"/>
          <w:b w:val="0"/>
          <w:bCs/>
          <w:szCs w:val="32"/>
        </w:rPr>
        <w:lastRenderedPageBreak/>
        <w:t>摘</w:t>
      </w:r>
      <w:r>
        <w:rPr>
          <w:rFonts w:hint="eastAsia"/>
          <w:b w:val="0"/>
          <w:bCs/>
          <w:szCs w:val="32"/>
        </w:rPr>
        <w:t xml:space="preserve">  </w:t>
      </w:r>
      <w:r>
        <w:rPr>
          <w:rFonts w:hint="eastAsia"/>
          <w:b w:val="0"/>
          <w:bCs/>
          <w:szCs w:val="32"/>
        </w:rPr>
        <w:t>要</w:t>
      </w:r>
      <w:bookmarkEnd w:id="0"/>
    </w:p>
    <w:p w14:paraId="400B1E45" w14:textId="77777777" w:rsidR="00F54B80" w:rsidRDefault="00000000">
      <w:pPr>
        <w:pStyle w:val="altz"/>
        <w:ind w:firstLine="480"/>
        <w:rPr>
          <w:szCs w:val="24"/>
        </w:rPr>
      </w:pPr>
      <w:r>
        <w:rPr>
          <w:rFonts w:hint="eastAsia"/>
        </w:rPr>
        <w:cr/>
      </w:r>
    </w:p>
    <w:p w14:paraId="0595266B" w14:textId="77777777" w:rsidR="00F54B80" w:rsidRDefault="00000000">
      <w:pPr>
        <w:spacing w:after="163" w:line="400" w:lineRule="exact"/>
        <w:rPr>
          <w:b/>
          <w:bCs/>
        </w:rPr>
      </w:pPr>
      <w:r>
        <w:rPr>
          <w:rFonts w:hint="eastAsia"/>
          <w:b/>
          <w:bCs/>
          <w:szCs w:val="24"/>
        </w:rPr>
        <w:t>关键词：</w:t>
      </w:r>
      <w:r>
        <w:rPr>
          <w:b/>
          <w:bCs/>
        </w:rPr>
        <w:t xml:space="preserve"> </w:t>
      </w:r>
    </w:p>
    <w:p w14:paraId="45EF992F" w14:textId="77777777" w:rsidR="00F54B80" w:rsidRDefault="00F54B80">
      <w:pPr>
        <w:spacing w:after="163"/>
        <w:rPr>
          <w:b/>
          <w:bCs/>
        </w:rPr>
      </w:pPr>
    </w:p>
    <w:p w14:paraId="13D47066" w14:textId="77777777" w:rsidR="00F54B80" w:rsidRDefault="00F54B80">
      <w:pPr>
        <w:spacing w:after="163"/>
        <w:rPr>
          <w:b/>
          <w:bCs/>
        </w:rPr>
        <w:sectPr w:rsidR="00F54B8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p w14:paraId="57E8C81A" w14:textId="77777777" w:rsidR="00F54B80" w:rsidRDefault="00000000">
      <w:pPr>
        <w:pStyle w:val="1"/>
        <w:numPr>
          <w:ilvl w:val="0"/>
          <w:numId w:val="0"/>
        </w:numPr>
        <w:spacing w:before="326" w:after="326"/>
        <w:rPr>
          <w:rFonts w:ascii="Times New Roman" w:hAnsi="Times New Roman" w:cs="Times New Roman"/>
          <w:szCs w:val="32"/>
        </w:rPr>
      </w:pPr>
      <w:bookmarkStart w:id="1" w:name="_Toc226059634"/>
      <w:r>
        <w:rPr>
          <w:rFonts w:ascii="Times New Roman" w:hAnsi="Times New Roman" w:cs="Times New Roman"/>
          <w:szCs w:val="32"/>
        </w:rPr>
        <w:lastRenderedPageBreak/>
        <w:t>Abstract</w:t>
      </w:r>
      <w:bookmarkEnd w:id="1"/>
    </w:p>
    <w:p w14:paraId="1EE97986" w14:textId="77777777" w:rsidR="00F54B80" w:rsidRDefault="00F54B80">
      <w:pPr>
        <w:wordWrap/>
        <w:snapToGrid w:val="0"/>
        <w:spacing w:afterLines="0" w:after="0" w:line="400" w:lineRule="exact"/>
        <w:ind w:firstLineChars="200" w:firstLine="480"/>
        <w:rPr>
          <w:rFonts w:cs="Times New Roman"/>
          <w:szCs w:val="24"/>
        </w:rPr>
      </w:pPr>
    </w:p>
    <w:p w14:paraId="7DE7BC7A" w14:textId="77777777" w:rsidR="00F54B80" w:rsidRDefault="00F54B80">
      <w:pPr>
        <w:wordWrap/>
        <w:snapToGrid w:val="0"/>
        <w:spacing w:after="163"/>
        <w:rPr>
          <w:rFonts w:cs="Times New Roman"/>
          <w:szCs w:val="24"/>
        </w:rPr>
      </w:pPr>
    </w:p>
    <w:p w14:paraId="3E369A5E" w14:textId="77777777" w:rsidR="00F54B80" w:rsidRDefault="00000000">
      <w:pPr>
        <w:snapToGrid w:val="0"/>
        <w:spacing w:after="163" w:line="400" w:lineRule="exact"/>
        <w:rPr>
          <w:rFonts w:cs="Times New Roman"/>
          <w:szCs w:val="24"/>
        </w:rPr>
      </w:pPr>
      <w:r>
        <w:rPr>
          <w:rFonts w:cs="Times New Roman"/>
          <w:b/>
          <w:bCs/>
          <w:szCs w:val="24"/>
        </w:rPr>
        <w:t>Keywords:</w:t>
      </w:r>
      <w:r>
        <w:rPr>
          <w:rFonts w:cs="Times New Roman"/>
          <w:szCs w:val="24"/>
        </w:rPr>
        <w:t xml:space="preserve"> </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default" r:id="rId20"/>
          <w:pgSz w:w="11906" w:h="16838"/>
          <w:pgMar w:top="1440" w:right="1797" w:bottom="1440" w:left="1797" w:header="851" w:footer="567" w:gutter="0"/>
          <w:pgNumType w:fmt="upperRoman"/>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533FABEC" w14:textId="77777777" w:rsidR="00F54B80" w:rsidRDefault="00000000">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11BEFEAB" w14:textId="77777777" w:rsidR="00F54B80" w:rsidRDefault="00000000">
          <w:pPr>
            <w:pStyle w:val="TOC1"/>
            <w:rPr>
              <w:rFonts w:asciiTheme="minorHAnsi" w:eastAsiaTheme="minorEastAsia" w:hAnsiTheme="minorHAnsi" w:hint="eastAsia"/>
              <w:sz w:val="22"/>
              <w:szCs w:val="24"/>
              <w14:ligatures w14:val="standardContextual"/>
            </w:rPr>
          </w:pPr>
          <w:r>
            <w:fldChar w:fldCharType="begin"/>
          </w:r>
          <w:r>
            <w:instrText xml:space="preserve"> TOC \o "1-3" \h \z \u </w:instrText>
          </w:r>
          <w:r>
            <w:fldChar w:fldCharType="separate"/>
          </w:r>
          <w:hyperlink w:anchor="_Toc226059633" w:history="1">
            <w:r>
              <w:rPr>
                <w:rStyle w:val="afa"/>
                <w:rFonts w:hint="eastAsia"/>
                <w:bCs/>
              </w:rPr>
              <w:t>摘</w:t>
            </w:r>
            <w:r>
              <w:rPr>
                <w:rStyle w:val="afa"/>
                <w:rFonts w:hint="eastAsia"/>
                <w:bCs/>
              </w:rPr>
              <w:t xml:space="preserve">  </w:t>
            </w:r>
            <w:r>
              <w:rPr>
                <w:rStyle w:val="afa"/>
                <w:rFonts w:hint="eastAsia"/>
                <w:bCs/>
              </w:rPr>
              <w:t>要</w:t>
            </w:r>
            <w:r>
              <w:rPr>
                <w:rFonts w:hint="eastAsia"/>
              </w:rPr>
              <w:tab/>
            </w:r>
            <w:r>
              <w:rPr>
                <w:rFonts w:hint="eastAsia"/>
              </w:rPr>
              <w:fldChar w:fldCharType="begin"/>
            </w:r>
            <w:r>
              <w:rPr>
                <w:rFonts w:hint="eastAsia"/>
              </w:rPr>
              <w:instrText xml:space="preserve"> </w:instrText>
            </w:r>
            <w:r>
              <w:instrText>PAGEREF _Toc226059633 \h</w:instrText>
            </w:r>
            <w:r>
              <w:rPr>
                <w:rFonts w:hint="eastAsia"/>
              </w:rPr>
              <w:instrText xml:space="preserve"> </w:instrText>
            </w:r>
            <w:r>
              <w:rPr>
                <w:rFonts w:hint="eastAsia"/>
              </w:rPr>
            </w:r>
            <w:r>
              <w:rPr>
                <w:rFonts w:hint="eastAsia"/>
              </w:rPr>
              <w:fldChar w:fldCharType="separate"/>
            </w:r>
            <w:r>
              <w:t>I</w:t>
            </w:r>
            <w:r>
              <w:rPr>
                <w:rFonts w:hint="eastAsia"/>
              </w:rPr>
              <w:fldChar w:fldCharType="end"/>
            </w:r>
          </w:hyperlink>
        </w:p>
        <w:p w14:paraId="673C9300" w14:textId="77777777" w:rsidR="00F54B80" w:rsidRDefault="00000000">
          <w:pPr>
            <w:pStyle w:val="TOC1"/>
            <w:rPr>
              <w:rFonts w:asciiTheme="minorHAnsi" w:eastAsiaTheme="minorEastAsia" w:hAnsiTheme="minorHAnsi" w:hint="eastAsia"/>
              <w:sz w:val="22"/>
              <w:szCs w:val="24"/>
              <w14:ligatures w14:val="standardContextual"/>
            </w:rPr>
          </w:pPr>
          <w:hyperlink w:anchor="_Toc226059634" w:history="1">
            <w:r>
              <w:rPr>
                <w:rStyle w:val="afa"/>
                <w:rFonts w:cs="Times New Roman" w:hint="eastAsia"/>
              </w:rPr>
              <w:t>Abstract</w:t>
            </w:r>
            <w:r>
              <w:rPr>
                <w:rFonts w:hint="eastAsia"/>
              </w:rPr>
              <w:tab/>
            </w:r>
            <w:r>
              <w:rPr>
                <w:rFonts w:hint="eastAsia"/>
              </w:rPr>
              <w:fldChar w:fldCharType="begin"/>
            </w:r>
            <w:r>
              <w:rPr>
                <w:rFonts w:hint="eastAsia"/>
              </w:rPr>
              <w:instrText xml:space="preserve"> </w:instrText>
            </w:r>
            <w:r>
              <w:instrText>PAGEREF _Toc226059634 \h</w:instrText>
            </w:r>
            <w:r>
              <w:rPr>
                <w:rFonts w:hint="eastAsia"/>
              </w:rPr>
              <w:instrText xml:space="preserve"> </w:instrText>
            </w:r>
            <w:r>
              <w:rPr>
                <w:rFonts w:hint="eastAsia"/>
              </w:rPr>
            </w:r>
            <w:r>
              <w:rPr>
                <w:rFonts w:hint="eastAsia"/>
              </w:rPr>
              <w:fldChar w:fldCharType="separate"/>
            </w:r>
            <w:r>
              <w:t>II</w:t>
            </w:r>
            <w:r>
              <w:rPr>
                <w:rFonts w:hint="eastAsia"/>
              </w:rPr>
              <w:fldChar w:fldCharType="end"/>
            </w:r>
          </w:hyperlink>
        </w:p>
        <w:p w14:paraId="19E05FA3" w14:textId="77777777" w:rsidR="00F54B80" w:rsidRDefault="00000000">
          <w:pPr>
            <w:pStyle w:val="TOC1"/>
            <w:rPr>
              <w:rFonts w:asciiTheme="minorHAnsi" w:eastAsiaTheme="minorEastAsia" w:hAnsiTheme="minorHAnsi" w:hint="eastAsia"/>
              <w:sz w:val="22"/>
              <w:szCs w:val="24"/>
              <w14:ligatures w14:val="standardContextual"/>
            </w:rPr>
          </w:pPr>
          <w:hyperlink w:anchor="_Toc226059635" w:history="1">
            <w:r>
              <w:rPr>
                <w:rStyle w:val="afa"/>
                <w:rFonts w:hint="eastAsia"/>
              </w:rPr>
              <w:t>第</w:t>
            </w:r>
            <w:r>
              <w:rPr>
                <w:rStyle w:val="afa"/>
                <w:rFonts w:hint="eastAsia"/>
              </w:rPr>
              <w:t>1</w:t>
            </w:r>
            <w:r>
              <w:rPr>
                <w:rStyle w:val="afa"/>
                <w:rFonts w:hint="eastAsia"/>
              </w:rPr>
              <w:t>章</w:t>
            </w:r>
            <w:r>
              <w:rPr>
                <w:rStyle w:val="afa"/>
                <w:rFonts w:hint="eastAsia"/>
              </w:rPr>
              <w:t xml:space="preserve"> </w:t>
            </w:r>
            <w:r>
              <w:rPr>
                <w:rStyle w:val="afa"/>
                <w:rFonts w:hint="eastAsia"/>
              </w:rPr>
              <w:t>绪论</w:t>
            </w:r>
            <w:r>
              <w:rPr>
                <w:rFonts w:hint="eastAsia"/>
              </w:rPr>
              <w:tab/>
            </w:r>
            <w:r>
              <w:rPr>
                <w:rFonts w:hint="eastAsia"/>
              </w:rPr>
              <w:fldChar w:fldCharType="begin"/>
            </w:r>
            <w:r>
              <w:rPr>
                <w:rFonts w:hint="eastAsia"/>
              </w:rPr>
              <w:instrText xml:space="preserve"> </w:instrText>
            </w:r>
            <w:r>
              <w:instrText>PAGEREF _Toc226059635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4FC1B4A0" w14:textId="77777777" w:rsidR="00F54B80" w:rsidRDefault="00000000">
          <w:pPr>
            <w:pStyle w:val="TOC2"/>
            <w:rPr>
              <w:rFonts w:asciiTheme="minorHAnsi" w:eastAsiaTheme="minorEastAsia" w:hAnsiTheme="minorHAnsi" w:hint="eastAsia"/>
              <w:sz w:val="22"/>
              <w:szCs w:val="24"/>
              <w14:ligatures w14:val="standardContextual"/>
            </w:rPr>
          </w:pPr>
          <w:hyperlink w:anchor="_Toc226059636" w:history="1">
            <w:r>
              <w:rPr>
                <w:rStyle w:val="afa"/>
                <w:rFonts w:hint="eastAsia"/>
              </w:rPr>
              <w:t xml:space="preserve">1.1 </w:t>
            </w:r>
            <w:r>
              <w:rPr>
                <w:rStyle w:val="afa"/>
                <w:rFonts w:hint="eastAsia"/>
              </w:rPr>
              <w:t>研究背景</w:t>
            </w:r>
            <w:r>
              <w:rPr>
                <w:rFonts w:hint="eastAsia"/>
              </w:rPr>
              <w:tab/>
            </w:r>
            <w:r>
              <w:rPr>
                <w:rFonts w:hint="eastAsia"/>
              </w:rPr>
              <w:fldChar w:fldCharType="begin"/>
            </w:r>
            <w:r>
              <w:rPr>
                <w:rFonts w:hint="eastAsia"/>
              </w:rPr>
              <w:instrText xml:space="preserve"> </w:instrText>
            </w:r>
            <w:r>
              <w:instrText>PAGEREF _Toc226059636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53B31BE" w14:textId="77777777" w:rsidR="00F54B80" w:rsidRDefault="00000000">
          <w:pPr>
            <w:pStyle w:val="TOC2"/>
            <w:rPr>
              <w:rFonts w:asciiTheme="minorHAnsi" w:eastAsiaTheme="minorEastAsia" w:hAnsiTheme="minorHAnsi" w:hint="eastAsia"/>
              <w:sz w:val="22"/>
              <w:szCs w:val="24"/>
              <w14:ligatures w14:val="standardContextual"/>
            </w:rPr>
          </w:pPr>
          <w:hyperlink w:anchor="_Toc226059637" w:history="1">
            <w:r>
              <w:rPr>
                <w:rStyle w:val="afa"/>
                <w:rFonts w:hint="eastAsia"/>
              </w:rPr>
              <w:t xml:space="preserve">1.2 </w:t>
            </w:r>
            <w:r>
              <w:rPr>
                <w:rStyle w:val="afa"/>
                <w:rFonts w:hint="eastAsia"/>
              </w:rPr>
              <w:t>研究意义</w:t>
            </w:r>
            <w:r>
              <w:rPr>
                <w:rFonts w:hint="eastAsia"/>
              </w:rPr>
              <w:tab/>
            </w:r>
            <w:r>
              <w:rPr>
                <w:rFonts w:hint="eastAsia"/>
              </w:rPr>
              <w:fldChar w:fldCharType="begin"/>
            </w:r>
            <w:r>
              <w:rPr>
                <w:rFonts w:hint="eastAsia"/>
              </w:rPr>
              <w:instrText xml:space="preserve"> </w:instrText>
            </w:r>
            <w:r>
              <w:instrText>PAGEREF _Toc226059637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5AF03B23" w14:textId="77777777" w:rsidR="00F54B80" w:rsidRDefault="00000000">
          <w:pPr>
            <w:pStyle w:val="TOC3"/>
            <w:rPr>
              <w:rFonts w:asciiTheme="minorHAnsi" w:eastAsiaTheme="minorEastAsia" w:hAnsiTheme="minorHAnsi" w:hint="eastAsia"/>
              <w:sz w:val="22"/>
              <w:szCs w:val="24"/>
              <w14:ligatures w14:val="standardContextual"/>
            </w:rPr>
          </w:pPr>
          <w:hyperlink w:anchor="_Toc226059638" w:history="1">
            <w:r>
              <w:rPr>
                <w:rStyle w:val="afa"/>
                <w:rFonts w:hint="eastAsia"/>
              </w:rPr>
              <w:t xml:space="preserve">1.2.1 </w:t>
            </w:r>
            <w:r>
              <w:rPr>
                <w:rStyle w:val="afa"/>
                <w:rFonts w:hint="eastAsia"/>
              </w:rPr>
              <w:t>理论意义</w:t>
            </w:r>
            <w:r>
              <w:rPr>
                <w:rFonts w:hint="eastAsia"/>
              </w:rPr>
              <w:tab/>
            </w:r>
            <w:r>
              <w:rPr>
                <w:rFonts w:hint="eastAsia"/>
              </w:rPr>
              <w:fldChar w:fldCharType="begin"/>
            </w:r>
            <w:r>
              <w:rPr>
                <w:rFonts w:hint="eastAsia"/>
              </w:rPr>
              <w:instrText xml:space="preserve"> </w:instrText>
            </w:r>
            <w:r>
              <w:instrText>PAGEREF _Toc226059638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4D1983E2" w14:textId="77777777" w:rsidR="00F54B80" w:rsidRDefault="00000000">
          <w:pPr>
            <w:pStyle w:val="TOC3"/>
            <w:rPr>
              <w:rFonts w:asciiTheme="minorHAnsi" w:eastAsiaTheme="minorEastAsia" w:hAnsiTheme="minorHAnsi" w:hint="eastAsia"/>
              <w:sz w:val="22"/>
              <w:szCs w:val="24"/>
              <w14:ligatures w14:val="standardContextual"/>
            </w:rPr>
          </w:pPr>
          <w:hyperlink w:anchor="_Toc226059639" w:history="1">
            <w:r>
              <w:rPr>
                <w:rStyle w:val="afa"/>
                <w:rFonts w:hint="eastAsia"/>
              </w:rPr>
              <w:t xml:space="preserve">1.2.2 </w:t>
            </w:r>
            <w:r>
              <w:rPr>
                <w:rStyle w:val="afa"/>
                <w:rFonts w:hint="eastAsia"/>
              </w:rPr>
              <w:t>实践意义</w:t>
            </w:r>
            <w:r>
              <w:rPr>
                <w:rFonts w:hint="eastAsia"/>
              </w:rPr>
              <w:tab/>
            </w:r>
            <w:r>
              <w:rPr>
                <w:rFonts w:hint="eastAsia"/>
              </w:rPr>
              <w:fldChar w:fldCharType="begin"/>
            </w:r>
            <w:r>
              <w:rPr>
                <w:rFonts w:hint="eastAsia"/>
              </w:rPr>
              <w:instrText xml:space="preserve"> </w:instrText>
            </w:r>
            <w:r>
              <w:instrText>PAGEREF _Toc226059639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66E54A98" w14:textId="77777777" w:rsidR="00F54B80" w:rsidRDefault="00000000">
          <w:pPr>
            <w:pStyle w:val="TOC2"/>
            <w:rPr>
              <w:rFonts w:asciiTheme="minorHAnsi" w:eastAsiaTheme="minorEastAsia" w:hAnsiTheme="minorHAnsi" w:hint="eastAsia"/>
              <w:sz w:val="22"/>
              <w:szCs w:val="24"/>
              <w14:ligatures w14:val="standardContextual"/>
            </w:rPr>
          </w:pPr>
          <w:hyperlink w:anchor="_Toc226059640" w:history="1">
            <w:r>
              <w:rPr>
                <w:rStyle w:val="afa"/>
                <w:rFonts w:hint="eastAsia"/>
              </w:rPr>
              <w:t xml:space="preserve">1.3 </w:t>
            </w:r>
            <w:r>
              <w:rPr>
                <w:rStyle w:val="afa"/>
                <w:rFonts w:hint="eastAsia"/>
              </w:rPr>
              <w:t>国内外研究现状</w:t>
            </w:r>
            <w:r>
              <w:rPr>
                <w:rFonts w:hint="eastAsia"/>
              </w:rPr>
              <w:tab/>
            </w:r>
            <w:r>
              <w:rPr>
                <w:rFonts w:hint="eastAsia"/>
              </w:rPr>
              <w:fldChar w:fldCharType="begin"/>
            </w:r>
            <w:r>
              <w:rPr>
                <w:rFonts w:hint="eastAsia"/>
              </w:rPr>
              <w:instrText xml:space="preserve"> </w:instrText>
            </w:r>
            <w:r>
              <w:instrText>PAGEREF _Toc226059640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056B8CBA" w14:textId="77777777" w:rsidR="00F54B80" w:rsidRDefault="00000000">
          <w:pPr>
            <w:pStyle w:val="TOC3"/>
            <w:rPr>
              <w:rFonts w:asciiTheme="minorHAnsi" w:eastAsiaTheme="minorEastAsia" w:hAnsiTheme="minorHAnsi" w:hint="eastAsia"/>
              <w:sz w:val="22"/>
              <w:szCs w:val="24"/>
              <w14:ligatures w14:val="standardContextual"/>
            </w:rPr>
          </w:pPr>
          <w:hyperlink w:anchor="_Toc226059641" w:history="1">
            <w:r>
              <w:rPr>
                <w:rStyle w:val="afa"/>
                <w:rFonts w:hint="eastAsia"/>
              </w:rPr>
              <w:t xml:space="preserve">1.3.1 </w:t>
            </w:r>
            <w:r>
              <w:rPr>
                <w:rStyle w:val="afa"/>
                <w:rFonts w:hint="eastAsia"/>
              </w:rPr>
              <w:t>青少年生殖健康教育研究现状</w:t>
            </w:r>
            <w:r>
              <w:rPr>
                <w:rFonts w:hint="eastAsia"/>
              </w:rPr>
              <w:tab/>
            </w:r>
            <w:r>
              <w:rPr>
                <w:rFonts w:hint="eastAsia"/>
              </w:rPr>
              <w:fldChar w:fldCharType="begin"/>
            </w:r>
            <w:r>
              <w:rPr>
                <w:rFonts w:hint="eastAsia"/>
              </w:rPr>
              <w:instrText xml:space="preserve"> </w:instrText>
            </w:r>
            <w:r>
              <w:instrText>PAGEREF _Toc226059641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0A027771" w14:textId="77777777" w:rsidR="00F54B80" w:rsidRDefault="00000000">
          <w:pPr>
            <w:pStyle w:val="TOC3"/>
            <w:rPr>
              <w:rFonts w:asciiTheme="minorHAnsi" w:eastAsiaTheme="minorEastAsia" w:hAnsiTheme="minorHAnsi" w:hint="eastAsia"/>
              <w:sz w:val="22"/>
              <w:szCs w:val="24"/>
              <w14:ligatures w14:val="standardContextual"/>
            </w:rPr>
          </w:pPr>
          <w:hyperlink w:anchor="_Toc226059642" w:history="1">
            <w:r>
              <w:rPr>
                <w:rStyle w:val="afa"/>
                <w:rFonts w:hint="eastAsia"/>
              </w:rPr>
              <w:t xml:space="preserve">1.3.2 </w:t>
            </w:r>
            <w:r>
              <w:rPr>
                <w:rStyle w:val="afa"/>
                <w:rFonts w:hint="eastAsia"/>
              </w:rPr>
              <w:t>社交媒体健康传播研究现状</w:t>
            </w:r>
            <w:r>
              <w:rPr>
                <w:rFonts w:hint="eastAsia"/>
              </w:rPr>
              <w:tab/>
            </w:r>
            <w:r>
              <w:rPr>
                <w:rFonts w:hint="eastAsia"/>
              </w:rPr>
              <w:fldChar w:fldCharType="begin"/>
            </w:r>
            <w:r>
              <w:rPr>
                <w:rFonts w:hint="eastAsia"/>
              </w:rPr>
              <w:instrText xml:space="preserve"> </w:instrText>
            </w:r>
            <w:r>
              <w:instrText>PAGEREF _Toc226059642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1BACE28D" w14:textId="77777777" w:rsidR="00F54B80" w:rsidRDefault="00000000">
          <w:pPr>
            <w:pStyle w:val="TOC3"/>
            <w:rPr>
              <w:rFonts w:asciiTheme="minorHAnsi" w:eastAsiaTheme="minorEastAsia" w:hAnsiTheme="minorHAnsi" w:hint="eastAsia"/>
              <w:sz w:val="22"/>
              <w:szCs w:val="24"/>
              <w14:ligatures w14:val="standardContextual"/>
            </w:rPr>
          </w:pPr>
          <w:hyperlink w:anchor="_Toc226059643" w:history="1">
            <w:r>
              <w:rPr>
                <w:rStyle w:val="afa"/>
                <w:rFonts w:hint="eastAsia"/>
              </w:rPr>
              <w:t xml:space="preserve">1.3.3 </w:t>
            </w:r>
            <w:r>
              <w:rPr>
                <w:rStyle w:val="afa"/>
                <w:rFonts w:hint="eastAsia"/>
              </w:rPr>
              <w:t>评论文本挖掘与问题分类研究现状</w:t>
            </w:r>
            <w:r>
              <w:rPr>
                <w:rFonts w:hint="eastAsia"/>
              </w:rPr>
              <w:tab/>
            </w:r>
            <w:r>
              <w:rPr>
                <w:rFonts w:hint="eastAsia"/>
              </w:rPr>
              <w:fldChar w:fldCharType="begin"/>
            </w:r>
            <w:r>
              <w:rPr>
                <w:rFonts w:hint="eastAsia"/>
              </w:rPr>
              <w:instrText xml:space="preserve"> </w:instrText>
            </w:r>
            <w:r>
              <w:instrText>PAGEREF _Toc226059643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527BED0D" w14:textId="77777777" w:rsidR="00F54B80" w:rsidRDefault="00000000">
          <w:pPr>
            <w:pStyle w:val="TOC3"/>
            <w:rPr>
              <w:rFonts w:asciiTheme="minorHAnsi" w:eastAsiaTheme="minorEastAsia" w:hAnsiTheme="minorHAnsi" w:hint="eastAsia"/>
              <w:sz w:val="22"/>
              <w:szCs w:val="24"/>
              <w14:ligatures w14:val="standardContextual"/>
            </w:rPr>
          </w:pPr>
          <w:hyperlink w:anchor="_Toc226059644" w:history="1">
            <w:r>
              <w:rPr>
                <w:rStyle w:val="afa"/>
                <w:rFonts w:hint="eastAsia"/>
              </w:rPr>
              <w:t xml:space="preserve">1.3.4 </w:t>
            </w:r>
            <w:r>
              <w:rPr>
                <w:rStyle w:val="afa"/>
                <w:rFonts w:hint="eastAsia"/>
              </w:rPr>
              <w:t>大语言模型在医疗问答中的应用现状</w:t>
            </w:r>
            <w:r>
              <w:rPr>
                <w:rFonts w:hint="eastAsia"/>
              </w:rPr>
              <w:tab/>
            </w:r>
            <w:r>
              <w:rPr>
                <w:rFonts w:hint="eastAsia"/>
              </w:rPr>
              <w:fldChar w:fldCharType="begin"/>
            </w:r>
            <w:r>
              <w:rPr>
                <w:rFonts w:hint="eastAsia"/>
              </w:rPr>
              <w:instrText xml:space="preserve"> </w:instrText>
            </w:r>
            <w:r>
              <w:instrText>PAGEREF _Toc226059644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741DD8B" w14:textId="77777777" w:rsidR="00F54B80" w:rsidRDefault="00000000">
          <w:pPr>
            <w:pStyle w:val="TOC3"/>
            <w:rPr>
              <w:rFonts w:asciiTheme="minorHAnsi" w:eastAsiaTheme="minorEastAsia" w:hAnsiTheme="minorHAnsi" w:hint="eastAsia"/>
              <w:sz w:val="22"/>
              <w:szCs w:val="24"/>
              <w14:ligatures w14:val="standardContextual"/>
            </w:rPr>
          </w:pPr>
          <w:hyperlink w:anchor="_Toc226059645" w:history="1">
            <w:r>
              <w:rPr>
                <w:rStyle w:val="afa"/>
                <w:rFonts w:hint="eastAsia"/>
              </w:rPr>
              <w:t xml:space="preserve">1.3.5 </w:t>
            </w:r>
            <w:r>
              <w:rPr>
                <w:rStyle w:val="afa"/>
                <w:rFonts w:hint="eastAsia"/>
              </w:rPr>
              <w:t>现有研究不足</w:t>
            </w:r>
            <w:r>
              <w:rPr>
                <w:rFonts w:hint="eastAsia"/>
              </w:rPr>
              <w:tab/>
            </w:r>
            <w:r>
              <w:rPr>
                <w:rFonts w:hint="eastAsia"/>
              </w:rPr>
              <w:fldChar w:fldCharType="begin"/>
            </w:r>
            <w:r>
              <w:rPr>
                <w:rFonts w:hint="eastAsia"/>
              </w:rPr>
              <w:instrText xml:space="preserve"> </w:instrText>
            </w:r>
            <w:r>
              <w:instrText>PAGEREF _Toc226059645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34DD04D3" w14:textId="77777777" w:rsidR="00F54B80" w:rsidRDefault="00000000">
          <w:pPr>
            <w:pStyle w:val="TOC2"/>
            <w:rPr>
              <w:rFonts w:asciiTheme="minorHAnsi" w:eastAsiaTheme="minorEastAsia" w:hAnsiTheme="minorHAnsi" w:hint="eastAsia"/>
              <w:sz w:val="22"/>
              <w:szCs w:val="24"/>
              <w14:ligatures w14:val="standardContextual"/>
            </w:rPr>
          </w:pPr>
          <w:hyperlink w:anchor="_Toc226059646" w:history="1">
            <w:r>
              <w:rPr>
                <w:rStyle w:val="afa"/>
                <w:rFonts w:hint="eastAsia"/>
              </w:rPr>
              <w:t xml:space="preserve">1.4 </w:t>
            </w:r>
            <w:r>
              <w:rPr>
                <w:rStyle w:val="afa"/>
                <w:rFonts w:hint="eastAsia"/>
              </w:rPr>
              <w:t>研究目标与研究内容</w:t>
            </w:r>
            <w:r>
              <w:rPr>
                <w:rFonts w:hint="eastAsia"/>
              </w:rPr>
              <w:tab/>
            </w:r>
            <w:r>
              <w:rPr>
                <w:rFonts w:hint="eastAsia"/>
              </w:rPr>
              <w:fldChar w:fldCharType="begin"/>
            </w:r>
            <w:r>
              <w:rPr>
                <w:rFonts w:hint="eastAsia"/>
              </w:rPr>
              <w:instrText xml:space="preserve"> </w:instrText>
            </w:r>
            <w:r>
              <w:instrText>PAGEREF _Toc226059646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1E0ED8B6" w14:textId="77777777" w:rsidR="00F54B80" w:rsidRDefault="00000000">
          <w:pPr>
            <w:pStyle w:val="TOC2"/>
            <w:rPr>
              <w:rFonts w:asciiTheme="minorHAnsi" w:eastAsiaTheme="minorEastAsia" w:hAnsiTheme="minorHAnsi" w:hint="eastAsia"/>
              <w:sz w:val="22"/>
              <w:szCs w:val="24"/>
              <w14:ligatures w14:val="standardContextual"/>
            </w:rPr>
          </w:pPr>
          <w:hyperlink w:anchor="_Toc226059647" w:history="1">
            <w:r>
              <w:rPr>
                <w:rStyle w:val="afa"/>
                <w:rFonts w:hint="eastAsia"/>
              </w:rPr>
              <w:t xml:space="preserve">1.5 </w:t>
            </w:r>
            <w:r>
              <w:rPr>
                <w:rStyle w:val="afa"/>
                <w:rFonts w:hint="eastAsia"/>
              </w:rPr>
              <w:t>研究思路与技术路线</w:t>
            </w:r>
            <w:r>
              <w:rPr>
                <w:rFonts w:hint="eastAsia"/>
              </w:rPr>
              <w:tab/>
            </w:r>
            <w:r>
              <w:rPr>
                <w:rFonts w:hint="eastAsia"/>
              </w:rPr>
              <w:fldChar w:fldCharType="begin"/>
            </w:r>
            <w:r>
              <w:rPr>
                <w:rFonts w:hint="eastAsia"/>
              </w:rPr>
              <w:instrText xml:space="preserve"> </w:instrText>
            </w:r>
            <w:r>
              <w:instrText>PAGEREF _Toc226059647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A9C9197" w14:textId="77777777" w:rsidR="00F54B80" w:rsidRDefault="00000000">
          <w:pPr>
            <w:pStyle w:val="TOC2"/>
            <w:rPr>
              <w:rFonts w:asciiTheme="minorHAnsi" w:eastAsiaTheme="minorEastAsia" w:hAnsiTheme="minorHAnsi" w:hint="eastAsia"/>
              <w:sz w:val="22"/>
              <w:szCs w:val="24"/>
              <w14:ligatures w14:val="standardContextual"/>
            </w:rPr>
          </w:pPr>
          <w:hyperlink w:anchor="_Toc226059648" w:history="1">
            <w:r>
              <w:rPr>
                <w:rStyle w:val="afa"/>
                <w:rFonts w:hint="eastAsia"/>
              </w:rPr>
              <w:t xml:space="preserve">1.6 </w:t>
            </w:r>
            <w:r>
              <w:rPr>
                <w:rStyle w:val="afa"/>
                <w:rFonts w:hint="eastAsia"/>
              </w:rPr>
              <w:t>研究创新点</w:t>
            </w:r>
            <w:r>
              <w:rPr>
                <w:rFonts w:hint="eastAsia"/>
              </w:rPr>
              <w:tab/>
            </w:r>
            <w:r>
              <w:rPr>
                <w:rFonts w:hint="eastAsia"/>
              </w:rPr>
              <w:fldChar w:fldCharType="begin"/>
            </w:r>
            <w:r>
              <w:rPr>
                <w:rFonts w:hint="eastAsia"/>
              </w:rPr>
              <w:instrText xml:space="preserve"> </w:instrText>
            </w:r>
            <w:r>
              <w:instrText>PAGEREF _Toc226059648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238A0EAC" w14:textId="77777777" w:rsidR="00F54B80" w:rsidRDefault="00000000">
          <w:pPr>
            <w:pStyle w:val="TOC2"/>
            <w:rPr>
              <w:rFonts w:asciiTheme="minorHAnsi" w:eastAsiaTheme="minorEastAsia" w:hAnsiTheme="minorHAnsi" w:hint="eastAsia"/>
              <w:sz w:val="22"/>
              <w:szCs w:val="24"/>
              <w14:ligatures w14:val="standardContextual"/>
            </w:rPr>
          </w:pPr>
          <w:hyperlink w:anchor="_Toc226059649" w:history="1">
            <w:r>
              <w:rPr>
                <w:rStyle w:val="afa"/>
                <w:rFonts w:hint="eastAsia"/>
              </w:rPr>
              <w:t xml:space="preserve">1.7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_Toc226059649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2619489" w14:textId="77777777" w:rsidR="00F54B80" w:rsidRDefault="00000000">
          <w:pPr>
            <w:pStyle w:val="TOC1"/>
            <w:rPr>
              <w:rFonts w:asciiTheme="minorHAnsi" w:eastAsiaTheme="minorEastAsia" w:hAnsiTheme="minorHAnsi" w:hint="eastAsia"/>
              <w:sz w:val="22"/>
              <w:szCs w:val="24"/>
              <w14:ligatures w14:val="standardContextual"/>
            </w:rPr>
          </w:pPr>
          <w:hyperlink w:anchor="_Toc226059650" w:history="1">
            <w:r>
              <w:rPr>
                <w:rStyle w:val="afa"/>
                <w:rFonts w:hint="eastAsia"/>
              </w:rPr>
              <w:t>第</w:t>
            </w:r>
            <w:r>
              <w:rPr>
                <w:rStyle w:val="afa"/>
                <w:rFonts w:hint="eastAsia"/>
              </w:rPr>
              <w:t>2</w:t>
            </w:r>
            <w:r>
              <w:rPr>
                <w:rStyle w:val="afa"/>
                <w:rFonts w:hint="eastAsia"/>
              </w:rPr>
              <w:t>章</w:t>
            </w:r>
            <w:r>
              <w:rPr>
                <w:rStyle w:val="afa"/>
                <w:rFonts w:hint="eastAsia"/>
              </w:rPr>
              <w:t xml:space="preserve"> </w:t>
            </w:r>
            <w:r>
              <w:rPr>
                <w:rStyle w:val="afa"/>
                <w:rFonts w:hint="eastAsia"/>
              </w:rPr>
              <w:t>相关理论与关键技术</w:t>
            </w:r>
            <w:r>
              <w:rPr>
                <w:rFonts w:hint="eastAsia"/>
              </w:rPr>
              <w:tab/>
            </w:r>
            <w:r>
              <w:rPr>
                <w:rFonts w:hint="eastAsia"/>
              </w:rPr>
              <w:fldChar w:fldCharType="begin"/>
            </w:r>
            <w:r>
              <w:rPr>
                <w:rFonts w:hint="eastAsia"/>
              </w:rPr>
              <w:instrText xml:space="preserve"> </w:instrText>
            </w:r>
            <w:r>
              <w:instrText>PAGEREF _Toc226059650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48BFA26" w14:textId="77777777" w:rsidR="00F54B80" w:rsidRDefault="00000000">
          <w:pPr>
            <w:pStyle w:val="TOC2"/>
            <w:rPr>
              <w:rFonts w:asciiTheme="minorHAnsi" w:eastAsiaTheme="minorEastAsia" w:hAnsiTheme="minorHAnsi" w:hint="eastAsia"/>
              <w:sz w:val="22"/>
              <w:szCs w:val="24"/>
              <w14:ligatures w14:val="standardContextual"/>
            </w:rPr>
          </w:pPr>
          <w:hyperlink w:anchor="_Toc226059651" w:history="1">
            <w:r>
              <w:rPr>
                <w:rStyle w:val="afa"/>
                <w:rFonts w:hint="eastAsia"/>
              </w:rPr>
              <w:t xml:space="preserve">2.1 </w:t>
            </w:r>
            <w:r>
              <w:rPr>
                <w:rStyle w:val="afa"/>
                <w:rFonts w:hint="eastAsia"/>
              </w:rPr>
              <w:t>青少年生殖健康与社交媒体健康传播相关理论</w:t>
            </w:r>
            <w:r>
              <w:rPr>
                <w:rFonts w:hint="eastAsia"/>
              </w:rPr>
              <w:tab/>
            </w:r>
            <w:r>
              <w:rPr>
                <w:rFonts w:hint="eastAsia"/>
              </w:rPr>
              <w:fldChar w:fldCharType="begin"/>
            </w:r>
            <w:r>
              <w:rPr>
                <w:rFonts w:hint="eastAsia"/>
              </w:rPr>
              <w:instrText xml:space="preserve"> </w:instrText>
            </w:r>
            <w:r>
              <w:instrText>PAGEREF _Toc226059651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39086E5B" w14:textId="77777777" w:rsidR="00F54B80" w:rsidRDefault="00000000">
          <w:pPr>
            <w:pStyle w:val="TOC3"/>
            <w:rPr>
              <w:rFonts w:asciiTheme="minorHAnsi" w:eastAsiaTheme="minorEastAsia" w:hAnsiTheme="minorHAnsi" w:hint="eastAsia"/>
              <w:sz w:val="22"/>
              <w:szCs w:val="24"/>
              <w14:ligatures w14:val="standardContextual"/>
            </w:rPr>
          </w:pPr>
          <w:hyperlink w:anchor="_Toc226059652" w:history="1">
            <w:r>
              <w:rPr>
                <w:rStyle w:val="afa"/>
                <w:rFonts w:hint="eastAsia"/>
              </w:rPr>
              <w:t xml:space="preserve">2.1.1 </w:t>
            </w:r>
            <w:r>
              <w:rPr>
                <w:rStyle w:val="afa"/>
                <w:rFonts w:hint="eastAsia"/>
              </w:rPr>
              <w:t>少年生殖健康的内涵与主要议题</w:t>
            </w:r>
            <w:r>
              <w:rPr>
                <w:rFonts w:hint="eastAsia"/>
              </w:rPr>
              <w:tab/>
            </w:r>
            <w:r>
              <w:rPr>
                <w:rFonts w:hint="eastAsia"/>
              </w:rPr>
              <w:fldChar w:fldCharType="begin"/>
            </w:r>
            <w:r>
              <w:rPr>
                <w:rFonts w:hint="eastAsia"/>
              </w:rPr>
              <w:instrText xml:space="preserve"> </w:instrText>
            </w:r>
            <w:r>
              <w:instrText>PAGEREF _Toc226059652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137E6EDB" w14:textId="77777777" w:rsidR="00F54B80" w:rsidRDefault="00000000">
          <w:pPr>
            <w:pStyle w:val="TOC3"/>
            <w:rPr>
              <w:rFonts w:asciiTheme="minorHAnsi" w:eastAsiaTheme="minorEastAsia" w:hAnsiTheme="minorHAnsi" w:hint="eastAsia"/>
              <w:sz w:val="22"/>
              <w:szCs w:val="24"/>
              <w14:ligatures w14:val="standardContextual"/>
            </w:rPr>
          </w:pPr>
          <w:hyperlink w:anchor="_Toc226059653" w:history="1">
            <w:r>
              <w:rPr>
                <w:rStyle w:val="afa"/>
                <w:rFonts w:hint="eastAsia"/>
              </w:rPr>
              <w:t xml:space="preserve">2.1.2 </w:t>
            </w:r>
            <w:r>
              <w:rPr>
                <w:rStyle w:val="afa"/>
                <w:rFonts w:hint="eastAsia"/>
              </w:rPr>
              <w:t>社交媒体健康传播的特点</w:t>
            </w:r>
            <w:r>
              <w:rPr>
                <w:rFonts w:hint="eastAsia"/>
              </w:rPr>
              <w:tab/>
            </w:r>
            <w:r>
              <w:rPr>
                <w:rFonts w:hint="eastAsia"/>
              </w:rPr>
              <w:fldChar w:fldCharType="begin"/>
            </w:r>
            <w:r>
              <w:rPr>
                <w:rFonts w:hint="eastAsia"/>
              </w:rPr>
              <w:instrText xml:space="preserve"> </w:instrText>
            </w:r>
            <w:r>
              <w:instrText>PAGEREF _Toc226059653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46F7A35" w14:textId="77777777" w:rsidR="00F54B80" w:rsidRDefault="00000000">
          <w:pPr>
            <w:pStyle w:val="TOC3"/>
            <w:rPr>
              <w:rFonts w:asciiTheme="minorHAnsi" w:eastAsiaTheme="minorEastAsia" w:hAnsiTheme="minorHAnsi" w:hint="eastAsia"/>
              <w:sz w:val="22"/>
              <w:szCs w:val="24"/>
              <w14:ligatures w14:val="standardContextual"/>
            </w:rPr>
          </w:pPr>
          <w:hyperlink w:anchor="_Toc226059654" w:history="1">
            <w:r>
              <w:rPr>
                <w:rStyle w:val="afa"/>
                <w:rFonts w:hint="eastAsia"/>
              </w:rPr>
              <w:t xml:space="preserve">2.1.3 </w:t>
            </w:r>
            <w:r>
              <w:rPr>
                <w:rStyle w:val="afa"/>
                <w:rFonts w:hint="eastAsia"/>
              </w:rPr>
              <w:t>户生成内容在健康研究中的价值</w:t>
            </w:r>
            <w:r>
              <w:rPr>
                <w:rFonts w:hint="eastAsia"/>
              </w:rPr>
              <w:tab/>
            </w:r>
            <w:r>
              <w:rPr>
                <w:rFonts w:hint="eastAsia"/>
              </w:rPr>
              <w:fldChar w:fldCharType="begin"/>
            </w:r>
            <w:r>
              <w:rPr>
                <w:rFonts w:hint="eastAsia"/>
              </w:rPr>
              <w:instrText xml:space="preserve"> </w:instrText>
            </w:r>
            <w:r>
              <w:instrText>PAGEREF _Toc226059654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3B03B5C" w14:textId="77777777" w:rsidR="00F54B80" w:rsidRDefault="00000000">
          <w:pPr>
            <w:pStyle w:val="TOC2"/>
            <w:rPr>
              <w:rFonts w:asciiTheme="minorHAnsi" w:eastAsiaTheme="minorEastAsia" w:hAnsiTheme="minorHAnsi" w:hint="eastAsia"/>
              <w:sz w:val="22"/>
              <w:szCs w:val="24"/>
              <w14:ligatures w14:val="standardContextual"/>
            </w:rPr>
          </w:pPr>
          <w:hyperlink w:anchor="_Toc226059655" w:history="1">
            <w:r>
              <w:rPr>
                <w:rStyle w:val="afa"/>
                <w:rFonts w:hint="eastAsia"/>
              </w:rPr>
              <w:t xml:space="preserve">2.2 </w:t>
            </w:r>
            <w:r>
              <w:rPr>
                <w:rStyle w:val="afa"/>
                <w:rFonts w:hint="eastAsia"/>
              </w:rPr>
              <w:t>中文评论文本处理相关技术</w:t>
            </w:r>
            <w:r>
              <w:rPr>
                <w:rFonts w:hint="eastAsia"/>
              </w:rPr>
              <w:tab/>
            </w:r>
            <w:r>
              <w:rPr>
                <w:rFonts w:hint="eastAsia"/>
              </w:rPr>
              <w:fldChar w:fldCharType="begin"/>
            </w:r>
            <w:r>
              <w:rPr>
                <w:rFonts w:hint="eastAsia"/>
              </w:rPr>
              <w:instrText xml:space="preserve"> </w:instrText>
            </w:r>
            <w:r>
              <w:instrText>PAGEREF _Toc226059655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AE23F38" w14:textId="77777777" w:rsidR="00F54B80" w:rsidRDefault="00000000">
          <w:pPr>
            <w:pStyle w:val="TOC3"/>
            <w:rPr>
              <w:rFonts w:asciiTheme="minorHAnsi" w:eastAsiaTheme="minorEastAsia" w:hAnsiTheme="minorHAnsi" w:hint="eastAsia"/>
              <w:sz w:val="22"/>
              <w:szCs w:val="24"/>
              <w14:ligatures w14:val="standardContextual"/>
            </w:rPr>
          </w:pPr>
          <w:hyperlink w:anchor="_Toc226059656" w:history="1">
            <w:r>
              <w:rPr>
                <w:rStyle w:val="afa"/>
                <w:rFonts w:hint="eastAsia"/>
              </w:rPr>
              <w:t xml:space="preserve">2.2.1 </w:t>
            </w:r>
            <w:r>
              <w:rPr>
                <w:rStyle w:val="afa"/>
                <w:rFonts w:hint="eastAsia"/>
              </w:rPr>
              <w:t>中文文本预处理</w:t>
            </w:r>
            <w:r>
              <w:rPr>
                <w:rFonts w:hint="eastAsia"/>
              </w:rPr>
              <w:tab/>
            </w:r>
            <w:r>
              <w:rPr>
                <w:rFonts w:hint="eastAsia"/>
              </w:rPr>
              <w:fldChar w:fldCharType="begin"/>
            </w:r>
            <w:r>
              <w:rPr>
                <w:rFonts w:hint="eastAsia"/>
              </w:rPr>
              <w:instrText xml:space="preserve"> </w:instrText>
            </w:r>
            <w:r>
              <w:instrText>PAGEREF _Toc226059656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64A0187D" w14:textId="77777777" w:rsidR="00F54B80" w:rsidRDefault="00000000">
          <w:pPr>
            <w:pStyle w:val="TOC3"/>
            <w:rPr>
              <w:rFonts w:asciiTheme="minorHAnsi" w:eastAsiaTheme="minorEastAsia" w:hAnsiTheme="minorHAnsi" w:hint="eastAsia"/>
              <w:sz w:val="22"/>
              <w:szCs w:val="24"/>
              <w14:ligatures w14:val="standardContextual"/>
            </w:rPr>
          </w:pPr>
          <w:hyperlink w:anchor="_Toc226059657" w:history="1">
            <w:r>
              <w:rPr>
                <w:rStyle w:val="afa"/>
                <w:rFonts w:hint="eastAsia"/>
              </w:rPr>
              <w:t xml:space="preserve">2.2.2 </w:t>
            </w:r>
            <w:r>
              <w:rPr>
                <w:rStyle w:val="afa"/>
                <w:rFonts w:hint="eastAsia"/>
              </w:rPr>
              <w:t>问题识别方法</w:t>
            </w:r>
            <w:r>
              <w:rPr>
                <w:rFonts w:hint="eastAsia"/>
              </w:rPr>
              <w:tab/>
            </w:r>
            <w:r>
              <w:rPr>
                <w:rFonts w:hint="eastAsia"/>
              </w:rPr>
              <w:fldChar w:fldCharType="begin"/>
            </w:r>
            <w:r>
              <w:rPr>
                <w:rFonts w:hint="eastAsia"/>
              </w:rPr>
              <w:instrText xml:space="preserve"> </w:instrText>
            </w:r>
            <w:r>
              <w:instrText>PAGEREF _Toc226059657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6CD868BF" w14:textId="77777777" w:rsidR="00F54B80" w:rsidRDefault="00000000">
          <w:pPr>
            <w:pStyle w:val="TOC3"/>
            <w:rPr>
              <w:rFonts w:asciiTheme="minorHAnsi" w:eastAsiaTheme="minorEastAsia" w:hAnsiTheme="minorHAnsi" w:hint="eastAsia"/>
              <w:sz w:val="22"/>
              <w:szCs w:val="24"/>
              <w14:ligatures w14:val="standardContextual"/>
            </w:rPr>
          </w:pPr>
          <w:hyperlink w:anchor="_Toc226059658" w:history="1">
            <w:r>
              <w:rPr>
                <w:rStyle w:val="afa"/>
                <w:rFonts w:hint="eastAsia"/>
              </w:rPr>
              <w:t xml:space="preserve">2.2.3 </w:t>
            </w:r>
            <w:r>
              <w:rPr>
                <w:rStyle w:val="afa"/>
                <w:rFonts w:hint="eastAsia"/>
              </w:rPr>
              <w:t>文本分类与主题分析方法</w:t>
            </w:r>
            <w:r>
              <w:rPr>
                <w:rFonts w:hint="eastAsia"/>
              </w:rPr>
              <w:tab/>
            </w:r>
            <w:r>
              <w:rPr>
                <w:rFonts w:hint="eastAsia"/>
              </w:rPr>
              <w:fldChar w:fldCharType="begin"/>
            </w:r>
            <w:r>
              <w:rPr>
                <w:rFonts w:hint="eastAsia"/>
              </w:rPr>
              <w:instrText xml:space="preserve"> </w:instrText>
            </w:r>
            <w:r>
              <w:instrText>PAGEREF _Toc226059658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5375276" w14:textId="77777777" w:rsidR="00F54B80" w:rsidRDefault="00000000">
          <w:pPr>
            <w:pStyle w:val="TOC2"/>
            <w:rPr>
              <w:rFonts w:asciiTheme="minorHAnsi" w:eastAsiaTheme="minorEastAsia" w:hAnsiTheme="minorHAnsi" w:hint="eastAsia"/>
              <w:sz w:val="22"/>
              <w:szCs w:val="24"/>
              <w14:ligatures w14:val="standardContextual"/>
            </w:rPr>
          </w:pPr>
          <w:hyperlink w:anchor="_Toc226059659" w:history="1">
            <w:r>
              <w:rPr>
                <w:rStyle w:val="afa"/>
                <w:rFonts w:hint="eastAsia"/>
              </w:rPr>
              <w:t xml:space="preserve">2.3 </w:t>
            </w:r>
            <w:r>
              <w:rPr>
                <w:rStyle w:val="afa"/>
                <w:rFonts w:hint="eastAsia"/>
              </w:rPr>
              <w:t>大语言模型相关技术</w:t>
            </w:r>
            <w:r>
              <w:rPr>
                <w:rFonts w:hint="eastAsia"/>
              </w:rPr>
              <w:tab/>
            </w:r>
            <w:r>
              <w:rPr>
                <w:rFonts w:hint="eastAsia"/>
              </w:rPr>
              <w:fldChar w:fldCharType="begin"/>
            </w:r>
            <w:r>
              <w:rPr>
                <w:rFonts w:hint="eastAsia"/>
              </w:rPr>
              <w:instrText xml:space="preserve"> </w:instrText>
            </w:r>
            <w:r>
              <w:instrText>PAGEREF _Toc226059659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76634212" w14:textId="77777777" w:rsidR="00F54B80" w:rsidRDefault="00000000">
          <w:pPr>
            <w:pStyle w:val="TOC3"/>
            <w:rPr>
              <w:rFonts w:asciiTheme="minorHAnsi" w:eastAsiaTheme="minorEastAsia" w:hAnsiTheme="minorHAnsi" w:hint="eastAsia"/>
              <w:sz w:val="22"/>
              <w:szCs w:val="24"/>
              <w14:ligatures w14:val="standardContextual"/>
            </w:rPr>
          </w:pPr>
          <w:hyperlink w:anchor="_Toc226059660" w:history="1">
            <w:r>
              <w:rPr>
                <w:rStyle w:val="afa"/>
                <w:rFonts w:hint="eastAsia"/>
              </w:rPr>
              <w:t xml:space="preserve">2.3.1 </w:t>
            </w:r>
            <w:r>
              <w:rPr>
                <w:rStyle w:val="afa"/>
                <w:rFonts w:hint="eastAsia"/>
              </w:rPr>
              <w:t>大语言模型基本原理与特点</w:t>
            </w:r>
            <w:r>
              <w:rPr>
                <w:rFonts w:hint="eastAsia"/>
              </w:rPr>
              <w:tab/>
            </w:r>
            <w:r>
              <w:rPr>
                <w:rFonts w:hint="eastAsia"/>
              </w:rPr>
              <w:fldChar w:fldCharType="begin"/>
            </w:r>
            <w:r>
              <w:rPr>
                <w:rFonts w:hint="eastAsia"/>
              </w:rPr>
              <w:instrText xml:space="preserve"> </w:instrText>
            </w:r>
            <w:r>
              <w:instrText>PAGEREF _Toc226059660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58EA9823" w14:textId="77777777" w:rsidR="00F54B80" w:rsidRDefault="00000000">
          <w:pPr>
            <w:pStyle w:val="TOC3"/>
            <w:rPr>
              <w:rFonts w:asciiTheme="minorHAnsi" w:eastAsiaTheme="minorEastAsia" w:hAnsiTheme="minorHAnsi" w:hint="eastAsia"/>
              <w:sz w:val="22"/>
              <w:szCs w:val="24"/>
              <w14:ligatures w14:val="standardContextual"/>
            </w:rPr>
          </w:pPr>
          <w:hyperlink w:anchor="_Toc226059661" w:history="1">
            <w:r>
              <w:rPr>
                <w:rStyle w:val="afa"/>
                <w:rFonts w:hint="eastAsia"/>
              </w:rPr>
              <w:t xml:space="preserve">2.3.2 </w:t>
            </w:r>
            <w:r>
              <w:rPr>
                <w:rStyle w:val="afa"/>
                <w:rFonts w:hint="eastAsia"/>
              </w:rPr>
              <w:t>大语言模型在医疗健康问答中的应用</w:t>
            </w:r>
            <w:r>
              <w:rPr>
                <w:rFonts w:hint="eastAsia"/>
              </w:rPr>
              <w:tab/>
            </w:r>
            <w:r>
              <w:rPr>
                <w:rFonts w:hint="eastAsia"/>
              </w:rPr>
              <w:fldChar w:fldCharType="begin"/>
            </w:r>
            <w:r>
              <w:rPr>
                <w:rFonts w:hint="eastAsia"/>
              </w:rPr>
              <w:instrText xml:space="preserve"> </w:instrText>
            </w:r>
            <w:r>
              <w:instrText>PAGEREF _Toc226059661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ADB4A43" w14:textId="77777777" w:rsidR="00F54B80" w:rsidRDefault="00000000">
          <w:pPr>
            <w:pStyle w:val="TOC3"/>
            <w:rPr>
              <w:rFonts w:asciiTheme="minorHAnsi" w:eastAsiaTheme="minorEastAsia" w:hAnsiTheme="minorHAnsi" w:hint="eastAsia"/>
              <w:sz w:val="22"/>
              <w:szCs w:val="24"/>
              <w14:ligatures w14:val="standardContextual"/>
            </w:rPr>
          </w:pPr>
          <w:hyperlink w:anchor="_Toc226059662" w:history="1">
            <w:r>
              <w:rPr>
                <w:rStyle w:val="afa"/>
                <w:rFonts w:hint="eastAsia"/>
              </w:rPr>
              <w:t xml:space="preserve">2.3.3 </w:t>
            </w:r>
            <w:r>
              <w:rPr>
                <w:rStyle w:val="afa"/>
                <w:rFonts w:hint="eastAsia"/>
              </w:rPr>
              <w:t>问题改写、答案生成与指令跟随能力</w:t>
            </w:r>
            <w:r>
              <w:rPr>
                <w:rFonts w:hint="eastAsia"/>
              </w:rPr>
              <w:tab/>
            </w:r>
            <w:r>
              <w:rPr>
                <w:rFonts w:hint="eastAsia"/>
              </w:rPr>
              <w:fldChar w:fldCharType="begin"/>
            </w:r>
            <w:r>
              <w:rPr>
                <w:rFonts w:hint="eastAsia"/>
              </w:rPr>
              <w:instrText xml:space="preserve"> </w:instrText>
            </w:r>
            <w:r>
              <w:instrText>PAGEREF _Toc226059662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9BCB420" w14:textId="77777777" w:rsidR="00F54B80" w:rsidRDefault="00000000">
          <w:pPr>
            <w:pStyle w:val="TOC3"/>
            <w:rPr>
              <w:rFonts w:asciiTheme="minorHAnsi" w:eastAsiaTheme="minorEastAsia" w:hAnsiTheme="minorHAnsi" w:hint="eastAsia"/>
              <w:sz w:val="22"/>
              <w:szCs w:val="24"/>
              <w14:ligatures w14:val="standardContextual"/>
            </w:rPr>
          </w:pPr>
          <w:hyperlink w:anchor="_Toc226059663" w:history="1">
            <w:r>
              <w:rPr>
                <w:rStyle w:val="afa"/>
                <w:rFonts w:hint="eastAsia"/>
              </w:rPr>
              <w:t xml:space="preserve">2.3.4 </w:t>
            </w:r>
            <w:r>
              <w:rPr>
                <w:rStyle w:val="afa"/>
                <w:rFonts w:hint="eastAsia"/>
              </w:rPr>
              <w:t>领域微调方法</w:t>
            </w:r>
            <w:r>
              <w:rPr>
                <w:rFonts w:hint="eastAsia"/>
              </w:rPr>
              <w:tab/>
            </w:r>
            <w:r>
              <w:rPr>
                <w:rFonts w:hint="eastAsia"/>
              </w:rPr>
              <w:fldChar w:fldCharType="begin"/>
            </w:r>
            <w:r>
              <w:rPr>
                <w:rFonts w:hint="eastAsia"/>
              </w:rPr>
              <w:instrText xml:space="preserve"> </w:instrText>
            </w:r>
            <w:r>
              <w:instrText>PAGEREF _Toc226059663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2756E38D" w14:textId="77777777" w:rsidR="00F54B80" w:rsidRDefault="00000000">
          <w:pPr>
            <w:pStyle w:val="TOC3"/>
            <w:rPr>
              <w:rFonts w:asciiTheme="minorHAnsi" w:eastAsiaTheme="minorEastAsia" w:hAnsiTheme="minorHAnsi" w:hint="eastAsia"/>
              <w:sz w:val="22"/>
              <w:szCs w:val="24"/>
              <w14:ligatures w14:val="standardContextual"/>
            </w:rPr>
          </w:pPr>
          <w:hyperlink w:anchor="_Toc226059664" w:history="1">
            <w:r>
              <w:rPr>
                <w:rStyle w:val="afa"/>
                <w:rFonts w:hint="eastAsia"/>
              </w:rPr>
              <w:t xml:space="preserve">2.3.5 </w:t>
            </w:r>
            <w:r>
              <w:rPr>
                <w:rStyle w:val="afa"/>
                <w:rFonts w:hint="eastAsia"/>
              </w:rPr>
              <w:t>模型微调</w:t>
            </w:r>
            <w:r>
              <w:rPr>
                <w:rStyle w:val="afa"/>
                <w:rFonts w:hint="eastAsia"/>
              </w:rPr>
              <w:t>-LLaMA Factory</w:t>
            </w:r>
            <w:r>
              <w:rPr>
                <w:rFonts w:hint="eastAsia"/>
              </w:rPr>
              <w:tab/>
            </w:r>
            <w:r>
              <w:rPr>
                <w:rFonts w:hint="eastAsia"/>
              </w:rPr>
              <w:fldChar w:fldCharType="begin"/>
            </w:r>
            <w:r>
              <w:rPr>
                <w:rFonts w:hint="eastAsia"/>
              </w:rPr>
              <w:instrText xml:space="preserve"> </w:instrText>
            </w:r>
            <w:r>
              <w:instrText>PAGEREF _Toc226059664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4B646D57" w14:textId="77777777" w:rsidR="00F54B80" w:rsidRDefault="00000000">
          <w:pPr>
            <w:pStyle w:val="TOC2"/>
            <w:rPr>
              <w:rFonts w:asciiTheme="minorHAnsi" w:eastAsiaTheme="minorEastAsia" w:hAnsiTheme="minorHAnsi" w:hint="eastAsia"/>
              <w:sz w:val="22"/>
              <w:szCs w:val="24"/>
              <w14:ligatures w14:val="standardContextual"/>
            </w:rPr>
          </w:pPr>
          <w:hyperlink w:anchor="_Toc226059665" w:history="1">
            <w:r>
              <w:rPr>
                <w:rStyle w:val="afa"/>
                <w:rFonts w:hint="eastAsia"/>
              </w:rPr>
              <w:t xml:space="preserve">2.4 </w:t>
            </w:r>
            <w:r>
              <w:rPr>
                <w:rStyle w:val="afa"/>
                <w:rFonts w:hint="eastAsia"/>
              </w:rPr>
              <w:t>模型评估方法</w:t>
            </w:r>
            <w:r>
              <w:rPr>
                <w:rFonts w:hint="eastAsia"/>
              </w:rPr>
              <w:tab/>
            </w:r>
            <w:r>
              <w:rPr>
                <w:rFonts w:hint="eastAsia"/>
              </w:rPr>
              <w:fldChar w:fldCharType="begin"/>
            </w:r>
            <w:r>
              <w:rPr>
                <w:rFonts w:hint="eastAsia"/>
              </w:rPr>
              <w:instrText xml:space="preserve"> </w:instrText>
            </w:r>
            <w:r>
              <w:instrText>PAGEREF _Toc226059665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66C389A1" w14:textId="77777777" w:rsidR="00F54B80" w:rsidRDefault="00000000">
          <w:pPr>
            <w:pStyle w:val="TOC3"/>
            <w:rPr>
              <w:rFonts w:asciiTheme="minorHAnsi" w:eastAsiaTheme="minorEastAsia" w:hAnsiTheme="minorHAnsi" w:hint="eastAsia"/>
              <w:sz w:val="22"/>
              <w:szCs w:val="24"/>
              <w14:ligatures w14:val="standardContextual"/>
            </w:rPr>
          </w:pPr>
          <w:hyperlink w:anchor="_Toc226059666" w:history="1">
            <w:r>
              <w:rPr>
                <w:rStyle w:val="afa"/>
                <w:rFonts w:hint="eastAsia"/>
              </w:rPr>
              <w:t xml:space="preserve">2.4.1 </w:t>
            </w:r>
            <w:r>
              <w:rPr>
                <w:rStyle w:val="afa"/>
                <w:rFonts w:hint="eastAsia"/>
              </w:rPr>
              <w:t>人工评估维度</w:t>
            </w:r>
            <w:r>
              <w:rPr>
                <w:rFonts w:hint="eastAsia"/>
              </w:rPr>
              <w:tab/>
            </w:r>
            <w:r>
              <w:rPr>
                <w:rFonts w:hint="eastAsia"/>
              </w:rPr>
              <w:fldChar w:fldCharType="begin"/>
            </w:r>
            <w:r>
              <w:rPr>
                <w:rFonts w:hint="eastAsia"/>
              </w:rPr>
              <w:instrText xml:space="preserve"> </w:instrText>
            </w:r>
            <w:r>
              <w:instrText>PAGEREF _Toc226059666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7683DC52" w14:textId="77777777" w:rsidR="00F54B80" w:rsidRDefault="00000000">
          <w:pPr>
            <w:pStyle w:val="TOC3"/>
            <w:rPr>
              <w:rFonts w:asciiTheme="minorHAnsi" w:eastAsiaTheme="minorEastAsia" w:hAnsiTheme="minorHAnsi" w:hint="eastAsia"/>
              <w:sz w:val="22"/>
              <w:szCs w:val="24"/>
              <w14:ligatures w14:val="standardContextual"/>
            </w:rPr>
          </w:pPr>
          <w:hyperlink w:anchor="_Toc226059667" w:history="1">
            <w:r>
              <w:rPr>
                <w:rStyle w:val="afa"/>
                <w:rFonts w:hint="eastAsia"/>
              </w:rPr>
              <w:t xml:space="preserve">2.4.2 </w:t>
            </w:r>
            <w:r>
              <w:rPr>
                <w:rStyle w:val="afa"/>
                <w:rFonts w:hint="eastAsia"/>
              </w:rPr>
              <w:t>自动化评估指标</w:t>
            </w:r>
            <w:r>
              <w:rPr>
                <w:rFonts w:hint="eastAsia"/>
              </w:rPr>
              <w:tab/>
            </w:r>
            <w:r>
              <w:rPr>
                <w:rFonts w:hint="eastAsia"/>
              </w:rPr>
              <w:fldChar w:fldCharType="begin"/>
            </w:r>
            <w:r>
              <w:rPr>
                <w:rFonts w:hint="eastAsia"/>
              </w:rPr>
              <w:instrText xml:space="preserve"> </w:instrText>
            </w:r>
            <w:r>
              <w:instrText>PAGEREF _Toc226059667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BA83924" w14:textId="77777777" w:rsidR="00F54B80" w:rsidRDefault="00000000">
          <w:pPr>
            <w:pStyle w:val="TOC2"/>
            <w:rPr>
              <w:rFonts w:asciiTheme="minorHAnsi" w:eastAsiaTheme="minorEastAsia" w:hAnsiTheme="minorHAnsi" w:hint="eastAsia"/>
              <w:sz w:val="22"/>
              <w:szCs w:val="24"/>
              <w14:ligatures w14:val="standardContextual"/>
            </w:rPr>
          </w:pPr>
          <w:hyperlink w:anchor="_Toc226059668" w:history="1">
            <w:r>
              <w:rPr>
                <w:rStyle w:val="afa"/>
                <w:rFonts w:hint="eastAsia"/>
              </w:rPr>
              <w:t xml:space="preserve">2.5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_Toc226059668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FA4DD97" w14:textId="77777777" w:rsidR="00F54B80" w:rsidRDefault="00000000">
          <w:pPr>
            <w:pStyle w:val="TOC1"/>
            <w:rPr>
              <w:rFonts w:asciiTheme="minorHAnsi" w:eastAsiaTheme="minorEastAsia" w:hAnsiTheme="minorHAnsi" w:hint="eastAsia"/>
              <w:sz w:val="22"/>
              <w:szCs w:val="24"/>
              <w14:ligatures w14:val="standardContextual"/>
            </w:rPr>
          </w:pPr>
          <w:hyperlink w:anchor="_Toc226059669" w:history="1">
            <w:r>
              <w:rPr>
                <w:rStyle w:val="afa"/>
                <w:rFonts w:hint="eastAsia"/>
              </w:rPr>
              <w:t>第</w:t>
            </w:r>
            <w:r>
              <w:rPr>
                <w:rStyle w:val="afa"/>
                <w:rFonts w:hint="eastAsia"/>
              </w:rPr>
              <w:t>3</w:t>
            </w:r>
            <w:r>
              <w:rPr>
                <w:rStyle w:val="afa"/>
                <w:rFonts w:hint="eastAsia"/>
              </w:rPr>
              <w:t>章</w:t>
            </w:r>
            <w:r>
              <w:rPr>
                <w:rStyle w:val="afa"/>
                <w:rFonts w:hint="eastAsia"/>
              </w:rPr>
              <w:t xml:space="preserve"> </w:t>
            </w:r>
            <w:r>
              <w:rPr>
                <w:rStyle w:val="afa"/>
                <w:rFonts w:hint="eastAsia"/>
              </w:rPr>
              <w:t>数据来源与研究方法</w:t>
            </w:r>
            <w:r>
              <w:rPr>
                <w:rFonts w:hint="eastAsia"/>
              </w:rPr>
              <w:tab/>
            </w:r>
            <w:r>
              <w:rPr>
                <w:rFonts w:hint="eastAsia"/>
              </w:rPr>
              <w:fldChar w:fldCharType="begin"/>
            </w:r>
            <w:r>
              <w:rPr>
                <w:rFonts w:hint="eastAsia"/>
              </w:rPr>
              <w:instrText xml:space="preserve"> </w:instrText>
            </w:r>
            <w:r>
              <w:instrText>PAGEREF _Toc226059669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32D5B695" w14:textId="77777777" w:rsidR="00F54B80" w:rsidRDefault="00000000">
          <w:pPr>
            <w:pStyle w:val="TOC2"/>
            <w:rPr>
              <w:rFonts w:asciiTheme="minorHAnsi" w:eastAsiaTheme="minorEastAsia" w:hAnsiTheme="minorHAnsi" w:hint="eastAsia"/>
              <w:sz w:val="22"/>
              <w:szCs w:val="24"/>
              <w14:ligatures w14:val="standardContextual"/>
            </w:rPr>
          </w:pPr>
          <w:hyperlink w:anchor="_Toc226059670" w:history="1">
            <w:r>
              <w:rPr>
                <w:rStyle w:val="afa"/>
                <w:rFonts w:hint="eastAsia"/>
              </w:rPr>
              <w:t xml:space="preserve">3.1 </w:t>
            </w:r>
            <w:r>
              <w:rPr>
                <w:rStyle w:val="afa"/>
                <w:rFonts w:hint="eastAsia"/>
              </w:rPr>
              <w:t>研究总体框架</w:t>
            </w:r>
            <w:r>
              <w:rPr>
                <w:rFonts w:hint="eastAsia"/>
              </w:rPr>
              <w:tab/>
            </w:r>
            <w:r>
              <w:rPr>
                <w:rFonts w:hint="eastAsia"/>
              </w:rPr>
              <w:fldChar w:fldCharType="begin"/>
            </w:r>
            <w:r>
              <w:rPr>
                <w:rFonts w:hint="eastAsia"/>
              </w:rPr>
              <w:instrText xml:space="preserve"> </w:instrText>
            </w:r>
            <w:r>
              <w:instrText>PAGEREF _Toc226059670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4BCA4BF8" w14:textId="77777777" w:rsidR="00F54B80" w:rsidRDefault="00000000">
          <w:pPr>
            <w:pStyle w:val="TOC2"/>
            <w:rPr>
              <w:rFonts w:asciiTheme="minorHAnsi" w:eastAsiaTheme="minorEastAsia" w:hAnsiTheme="minorHAnsi" w:hint="eastAsia"/>
              <w:sz w:val="22"/>
              <w:szCs w:val="24"/>
              <w14:ligatures w14:val="standardContextual"/>
            </w:rPr>
          </w:pPr>
          <w:hyperlink w:anchor="_Toc226059671" w:history="1">
            <w:r>
              <w:rPr>
                <w:rStyle w:val="afa"/>
                <w:rFonts w:hint="eastAsia"/>
              </w:rPr>
              <w:t xml:space="preserve">3.2 </w:t>
            </w:r>
            <w:r>
              <w:rPr>
                <w:rStyle w:val="afa"/>
                <w:rFonts w:hint="eastAsia"/>
              </w:rPr>
              <w:t>数据来源与样本筛选</w:t>
            </w:r>
            <w:r>
              <w:rPr>
                <w:rFonts w:hint="eastAsia"/>
              </w:rPr>
              <w:tab/>
            </w:r>
            <w:r>
              <w:rPr>
                <w:rFonts w:hint="eastAsia"/>
              </w:rPr>
              <w:fldChar w:fldCharType="begin"/>
            </w:r>
            <w:r>
              <w:rPr>
                <w:rFonts w:hint="eastAsia"/>
              </w:rPr>
              <w:instrText xml:space="preserve"> </w:instrText>
            </w:r>
            <w:r>
              <w:instrText>PAGEREF _Toc226059671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2AD13AC4" w14:textId="77777777" w:rsidR="00F54B80" w:rsidRDefault="00000000">
          <w:pPr>
            <w:pStyle w:val="TOC3"/>
            <w:rPr>
              <w:rFonts w:asciiTheme="minorHAnsi" w:eastAsiaTheme="minorEastAsia" w:hAnsiTheme="minorHAnsi" w:hint="eastAsia"/>
              <w:sz w:val="22"/>
              <w:szCs w:val="24"/>
              <w14:ligatures w14:val="standardContextual"/>
            </w:rPr>
          </w:pPr>
          <w:hyperlink w:anchor="_Toc226059672" w:history="1">
            <w:r>
              <w:rPr>
                <w:rStyle w:val="afa"/>
                <w:rFonts w:hint="eastAsia"/>
              </w:rPr>
              <w:t xml:space="preserve">3.2.1 </w:t>
            </w:r>
            <w:r>
              <w:rPr>
                <w:rStyle w:val="afa"/>
                <w:rFonts w:hint="eastAsia"/>
              </w:rPr>
              <w:t>数据平台与时间范围</w:t>
            </w:r>
            <w:r>
              <w:rPr>
                <w:rFonts w:hint="eastAsia"/>
              </w:rPr>
              <w:tab/>
            </w:r>
            <w:r>
              <w:rPr>
                <w:rFonts w:hint="eastAsia"/>
              </w:rPr>
              <w:fldChar w:fldCharType="begin"/>
            </w:r>
            <w:r>
              <w:rPr>
                <w:rFonts w:hint="eastAsia"/>
              </w:rPr>
              <w:instrText xml:space="preserve"> </w:instrText>
            </w:r>
            <w:r>
              <w:instrText>PAGEREF _Toc226059672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37C84A98" w14:textId="77777777" w:rsidR="00F54B80" w:rsidRDefault="00000000">
          <w:pPr>
            <w:pStyle w:val="TOC3"/>
            <w:rPr>
              <w:rFonts w:asciiTheme="minorHAnsi" w:eastAsiaTheme="minorEastAsia" w:hAnsiTheme="minorHAnsi" w:hint="eastAsia"/>
              <w:sz w:val="22"/>
              <w:szCs w:val="24"/>
              <w14:ligatures w14:val="standardContextual"/>
            </w:rPr>
          </w:pPr>
          <w:hyperlink w:anchor="_Toc226059673" w:history="1">
            <w:r>
              <w:rPr>
                <w:rStyle w:val="afa"/>
                <w:rFonts w:hint="eastAsia"/>
              </w:rPr>
              <w:t xml:space="preserve">3.2.2 </w:t>
            </w:r>
            <w:r>
              <w:rPr>
                <w:rStyle w:val="afa"/>
                <w:rFonts w:hint="eastAsia"/>
              </w:rPr>
              <w:t>视频筛选标准</w:t>
            </w:r>
            <w:r>
              <w:rPr>
                <w:rFonts w:hint="eastAsia"/>
              </w:rPr>
              <w:tab/>
            </w:r>
            <w:r>
              <w:rPr>
                <w:rFonts w:hint="eastAsia"/>
              </w:rPr>
              <w:fldChar w:fldCharType="begin"/>
            </w:r>
            <w:r>
              <w:rPr>
                <w:rFonts w:hint="eastAsia"/>
              </w:rPr>
              <w:instrText xml:space="preserve"> </w:instrText>
            </w:r>
            <w:r>
              <w:instrText>PAGEREF _Toc226059673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19E27772" w14:textId="77777777" w:rsidR="00F54B80" w:rsidRDefault="00000000">
          <w:pPr>
            <w:pStyle w:val="TOC3"/>
            <w:rPr>
              <w:rFonts w:asciiTheme="minorHAnsi" w:eastAsiaTheme="minorEastAsia" w:hAnsiTheme="minorHAnsi" w:hint="eastAsia"/>
              <w:sz w:val="22"/>
              <w:szCs w:val="24"/>
              <w14:ligatures w14:val="standardContextual"/>
            </w:rPr>
          </w:pPr>
          <w:hyperlink w:anchor="_Toc226059674" w:history="1">
            <w:r>
              <w:rPr>
                <w:rStyle w:val="afa"/>
                <w:rFonts w:hint="eastAsia"/>
              </w:rPr>
              <w:t xml:space="preserve">3.2.3 </w:t>
            </w:r>
            <w:r>
              <w:rPr>
                <w:rStyle w:val="afa"/>
                <w:rFonts w:hint="eastAsia"/>
              </w:rPr>
              <w:t>关键词体系设计</w:t>
            </w:r>
            <w:r>
              <w:rPr>
                <w:rFonts w:hint="eastAsia"/>
              </w:rPr>
              <w:tab/>
            </w:r>
            <w:r>
              <w:rPr>
                <w:rFonts w:hint="eastAsia"/>
              </w:rPr>
              <w:fldChar w:fldCharType="begin"/>
            </w:r>
            <w:r>
              <w:rPr>
                <w:rFonts w:hint="eastAsia"/>
              </w:rPr>
              <w:instrText xml:space="preserve"> </w:instrText>
            </w:r>
            <w:r>
              <w:instrText>PAGEREF _Toc226059674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200D1C2B" w14:textId="77777777" w:rsidR="00F54B80" w:rsidRDefault="00000000">
          <w:pPr>
            <w:pStyle w:val="TOC2"/>
            <w:rPr>
              <w:rFonts w:asciiTheme="minorHAnsi" w:eastAsiaTheme="minorEastAsia" w:hAnsiTheme="minorHAnsi" w:hint="eastAsia"/>
              <w:sz w:val="22"/>
              <w:szCs w:val="24"/>
              <w14:ligatures w14:val="standardContextual"/>
            </w:rPr>
          </w:pPr>
          <w:hyperlink w:anchor="_Toc226059675" w:history="1">
            <w:r>
              <w:rPr>
                <w:rStyle w:val="afa"/>
                <w:rFonts w:hint="eastAsia"/>
              </w:rPr>
              <w:t xml:space="preserve">3.3 </w:t>
            </w:r>
            <w:r>
              <w:rPr>
                <w:rStyle w:val="afa"/>
                <w:rFonts w:hint="eastAsia"/>
              </w:rPr>
              <w:t>数据采集与伦理合规</w:t>
            </w:r>
            <w:r>
              <w:rPr>
                <w:rFonts w:hint="eastAsia"/>
              </w:rPr>
              <w:tab/>
            </w:r>
            <w:r>
              <w:rPr>
                <w:rFonts w:hint="eastAsia"/>
              </w:rPr>
              <w:fldChar w:fldCharType="begin"/>
            </w:r>
            <w:r>
              <w:rPr>
                <w:rFonts w:hint="eastAsia"/>
              </w:rPr>
              <w:instrText xml:space="preserve"> </w:instrText>
            </w:r>
            <w:r>
              <w:instrText>PAGEREF _Toc226059675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31FE6999" w14:textId="77777777" w:rsidR="00F54B80" w:rsidRDefault="00000000">
          <w:pPr>
            <w:pStyle w:val="TOC3"/>
            <w:rPr>
              <w:rFonts w:asciiTheme="minorHAnsi" w:eastAsiaTheme="minorEastAsia" w:hAnsiTheme="minorHAnsi" w:hint="eastAsia"/>
              <w:sz w:val="22"/>
              <w:szCs w:val="24"/>
              <w14:ligatures w14:val="standardContextual"/>
            </w:rPr>
          </w:pPr>
          <w:hyperlink w:anchor="_Toc226059676" w:history="1">
            <w:r>
              <w:rPr>
                <w:rStyle w:val="afa"/>
                <w:rFonts w:hint="eastAsia"/>
              </w:rPr>
              <w:t xml:space="preserve">3.3.1 </w:t>
            </w:r>
            <w:r>
              <w:rPr>
                <w:rStyle w:val="afa"/>
                <w:rFonts w:hint="eastAsia"/>
              </w:rPr>
              <w:t>数据采集内容</w:t>
            </w:r>
            <w:r>
              <w:rPr>
                <w:rFonts w:hint="eastAsia"/>
              </w:rPr>
              <w:tab/>
            </w:r>
            <w:r>
              <w:rPr>
                <w:rFonts w:hint="eastAsia"/>
              </w:rPr>
              <w:fldChar w:fldCharType="begin"/>
            </w:r>
            <w:r>
              <w:rPr>
                <w:rFonts w:hint="eastAsia"/>
              </w:rPr>
              <w:instrText xml:space="preserve"> </w:instrText>
            </w:r>
            <w:r>
              <w:instrText>PAGEREF _Toc226059676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0825F378" w14:textId="77777777" w:rsidR="00F54B80" w:rsidRDefault="00000000">
          <w:pPr>
            <w:pStyle w:val="TOC3"/>
            <w:rPr>
              <w:rFonts w:asciiTheme="minorHAnsi" w:eastAsiaTheme="minorEastAsia" w:hAnsiTheme="minorHAnsi" w:hint="eastAsia"/>
              <w:sz w:val="22"/>
              <w:szCs w:val="24"/>
              <w14:ligatures w14:val="standardContextual"/>
            </w:rPr>
          </w:pPr>
          <w:hyperlink w:anchor="_Toc226059677" w:history="1">
            <w:r>
              <w:rPr>
                <w:rStyle w:val="afa"/>
                <w:rFonts w:hint="eastAsia"/>
              </w:rPr>
              <w:t xml:space="preserve">3.3.2 </w:t>
            </w:r>
            <w:r>
              <w:rPr>
                <w:rStyle w:val="afa"/>
                <w:rFonts w:hint="eastAsia"/>
              </w:rPr>
              <w:t>数据脱敏与匿名化处理</w:t>
            </w:r>
            <w:r>
              <w:rPr>
                <w:rFonts w:hint="eastAsia"/>
              </w:rPr>
              <w:tab/>
            </w:r>
            <w:r>
              <w:rPr>
                <w:rFonts w:hint="eastAsia"/>
              </w:rPr>
              <w:fldChar w:fldCharType="begin"/>
            </w:r>
            <w:r>
              <w:rPr>
                <w:rFonts w:hint="eastAsia"/>
              </w:rPr>
              <w:instrText xml:space="preserve"> </w:instrText>
            </w:r>
            <w:r>
              <w:instrText>PAGEREF _Toc226059677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2F9F0C0" w14:textId="77777777" w:rsidR="00F54B80" w:rsidRDefault="00000000">
          <w:pPr>
            <w:pStyle w:val="TOC3"/>
            <w:rPr>
              <w:rFonts w:asciiTheme="minorHAnsi" w:eastAsiaTheme="minorEastAsia" w:hAnsiTheme="minorHAnsi" w:hint="eastAsia"/>
              <w:sz w:val="22"/>
              <w:szCs w:val="24"/>
              <w14:ligatures w14:val="standardContextual"/>
            </w:rPr>
          </w:pPr>
          <w:hyperlink w:anchor="_Toc226059678" w:history="1">
            <w:r>
              <w:rPr>
                <w:rStyle w:val="afa"/>
                <w:rFonts w:hint="eastAsia"/>
              </w:rPr>
              <w:t xml:space="preserve">3.3.3 </w:t>
            </w:r>
            <w:r>
              <w:rPr>
                <w:rStyle w:val="afa"/>
                <w:rFonts w:hint="eastAsia"/>
              </w:rPr>
              <w:t>研究伦理与平台合规说明</w:t>
            </w:r>
            <w:r>
              <w:rPr>
                <w:rFonts w:hint="eastAsia"/>
              </w:rPr>
              <w:tab/>
            </w:r>
            <w:r>
              <w:rPr>
                <w:rFonts w:hint="eastAsia"/>
              </w:rPr>
              <w:fldChar w:fldCharType="begin"/>
            </w:r>
            <w:r>
              <w:rPr>
                <w:rFonts w:hint="eastAsia"/>
              </w:rPr>
              <w:instrText xml:space="preserve"> </w:instrText>
            </w:r>
            <w:r>
              <w:instrText>PAGEREF _Toc226059678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995CB65" w14:textId="77777777" w:rsidR="00F54B80" w:rsidRDefault="00000000">
          <w:pPr>
            <w:pStyle w:val="TOC2"/>
            <w:rPr>
              <w:rFonts w:asciiTheme="minorHAnsi" w:eastAsiaTheme="minorEastAsia" w:hAnsiTheme="minorHAnsi" w:hint="eastAsia"/>
              <w:sz w:val="22"/>
              <w:szCs w:val="24"/>
              <w14:ligatures w14:val="standardContextual"/>
            </w:rPr>
          </w:pPr>
          <w:hyperlink w:anchor="_Toc226059679" w:history="1">
            <w:r>
              <w:rPr>
                <w:rStyle w:val="afa"/>
                <w:rFonts w:hint="eastAsia"/>
              </w:rPr>
              <w:t xml:space="preserve">3.4 </w:t>
            </w:r>
            <w:r>
              <w:rPr>
                <w:rStyle w:val="afa"/>
                <w:rFonts w:hint="eastAsia"/>
              </w:rPr>
              <w:t>数据预处理</w:t>
            </w:r>
            <w:r>
              <w:rPr>
                <w:rFonts w:hint="eastAsia"/>
              </w:rPr>
              <w:tab/>
            </w:r>
            <w:r>
              <w:rPr>
                <w:rFonts w:hint="eastAsia"/>
              </w:rPr>
              <w:fldChar w:fldCharType="begin"/>
            </w:r>
            <w:r>
              <w:rPr>
                <w:rFonts w:hint="eastAsia"/>
              </w:rPr>
              <w:instrText xml:space="preserve"> </w:instrText>
            </w:r>
            <w:r>
              <w:instrText>PAGEREF _Toc226059679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2A8ACC5" w14:textId="77777777" w:rsidR="00F54B80" w:rsidRDefault="00000000">
          <w:pPr>
            <w:pStyle w:val="TOC3"/>
            <w:rPr>
              <w:rFonts w:asciiTheme="minorHAnsi" w:eastAsiaTheme="minorEastAsia" w:hAnsiTheme="minorHAnsi" w:hint="eastAsia"/>
              <w:sz w:val="22"/>
              <w:szCs w:val="24"/>
              <w14:ligatures w14:val="standardContextual"/>
            </w:rPr>
          </w:pPr>
          <w:hyperlink w:anchor="_Toc226059680" w:history="1">
            <w:r>
              <w:rPr>
                <w:rStyle w:val="afa"/>
                <w:rFonts w:hint="eastAsia"/>
              </w:rPr>
              <w:t xml:space="preserve">3.4.1 </w:t>
            </w:r>
            <w:r>
              <w:rPr>
                <w:rStyle w:val="afa"/>
                <w:rFonts w:hint="eastAsia"/>
              </w:rPr>
              <w:t>去重与无效数据清洗</w:t>
            </w:r>
            <w:r>
              <w:rPr>
                <w:rFonts w:hint="eastAsia"/>
              </w:rPr>
              <w:tab/>
            </w:r>
            <w:r>
              <w:rPr>
                <w:rFonts w:hint="eastAsia"/>
              </w:rPr>
              <w:fldChar w:fldCharType="begin"/>
            </w:r>
            <w:r>
              <w:rPr>
                <w:rFonts w:hint="eastAsia"/>
              </w:rPr>
              <w:instrText xml:space="preserve"> </w:instrText>
            </w:r>
            <w:r>
              <w:instrText>PAGEREF _Toc226059680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5BF8DB8E" w14:textId="77777777" w:rsidR="00F54B80" w:rsidRDefault="00000000">
          <w:pPr>
            <w:pStyle w:val="TOC3"/>
            <w:rPr>
              <w:rFonts w:asciiTheme="minorHAnsi" w:eastAsiaTheme="minorEastAsia" w:hAnsiTheme="minorHAnsi" w:hint="eastAsia"/>
              <w:sz w:val="22"/>
              <w:szCs w:val="24"/>
              <w14:ligatures w14:val="standardContextual"/>
            </w:rPr>
          </w:pPr>
          <w:hyperlink w:anchor="_Toc226059681" w:history="1">
            <w:r>
              <w:rPr>
                <w:rStyle w:val="afa"/>
                <w:rFonts w:hint="eastAsia"/>
              </w:rPr>
              <w:t xml:space="preserve">3.4.2 </w:t>
            </w:r>
            <w:r>
              <w:rPr>
                <w:rStyle w:val="afa"/>
                <w:rFonts w:hint="eastAsia"/>
              </w:rPr>
              <w:t>文本规范化处理</w:t>
            </w:r>
            <w:r>
              <w:rPr>
                <w:rFonts w:hint="eastAsia"/>
              </w:rPr>
              <w:tab/>
            </w:r>
            <w:r>
              <w:rPr>
                <w:rFonts w:hint="eastAsia"/>
              </w:rPr>
              <w:fldChar w:fldCharType="begin"/>
            </w:r>
            <w:r>
              <w:rPr>
                <w:rFonts w:hint="eastAsia"/>
              </w:rPr>
              <w:instrText xml:space="preserve"> </w:instrText>
            </w:r>
            <w:r>
              <w:instrText>PAGEREF _Toc226059681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50BB631" w14:textId="77777777" w:rsidR="00F54B80" w:rsidRDefault="00000000">
          <w:pPr>
            <w:pStyle w:val="TOC3"/>
            <w:rPr>
              <w:rFonts w:asciiTheme="minorHAnsi" w:eastAsiaTheme="minorEastAsia" w:hAnsiTheme="minorHAnsi" w:hint="eastAsia"/>
              <w:sz w:val="22"/>
              <w:szCs w:val="24"/>
              <w14:ligatures w14:val="standardContextual"/>
            </w:rPr>
          </w:pPr>
          <w:hyperlink w:anchor="_Toc226059682" w:history="1">
            <w:r>
              <w:rPr>
                <w:rStyle w:val="afa"/>
                <w:rFonts w:hint="eastAsia"/>
              </w:rPr>
              <w:t xml:space="preserve">3.4.3 </w:t>
            </w:r>
            <w:r>
              <w:rPr>
                <w:rStyle w:val="afa"/>
                <w:rFonts w:hint="eastAsia"/>
              </w:rPr>
              <w:t>中文分词与停用词处理</w:t>
            </w:r>
            <w:r>
              <w:rPr>
                <w:rFonts w:hint="eastAsia"/>
              </w:rPr>
              <w:tab/>
            </w:r>
            <w:r>
              <w:rPr>
                <w:rFonts w:hint="eastAsia"/>
              </w:rPr>
              <w:fldChar w:fldCharType="begin"/>
            </w:r>
            <w:r>
              <w:rPr>
                <w:rFonts w:hint="eastAsia"/>
              </w:rPr>
              <w:instrText xml:space="preserve"> </w:instrText>
            </w:r>
            <w:r>
              <w:instrText>PAGEREF _Toc226059682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5D596D4F" w14:textId="77777777" w:rsidR="00F54B80" w:rsidRDefault="00000000">
          <w:pPr>
            <w:pStyle w:val="TOC3"/>
            <w:rPr>
              <w:rFonts w:asciiTheme="minorHAnsi" w:eastAsiaTheme="minorEastAsia" w:hAnsiTheme="minorHAnsi" w:hint="eastAsia"/>
              <w:sz w:val="22"/>
              <w:szCs w:val="24"/>
              <w14:ligatures w14:val="standardContextual"/>
            </w:rPr>
          </w:pPr>
          <w:hyperlink w:anchor="_Toc226059683" w:history="1">
            <w:r>
              <w:rPr>
                <w:rStyle w:val="afa"/>
                <w:rFonts w:hint="eastAsia"/>
              </w:rPr>
              <w:t xml:space="preserve">3.4.4 </w:t>
            </w:r>
            <w:r>
              <w:rPr>
                <w:rStyle w:val="afa"/>
                <w:rFonts w:hint="eastAsia"/>
              </w:rPr>
              <w:t>噪声、广告、灌水文本识别</w:t>
            </w:r>
            <w:r>
              <w:rPr>
                <w:rFonts w:hint="eastAsia"/>
              </w:rPr>
              <w:tab/>
            </w:r>
            <w:r>
              <w:rPr>
                <w:rFonts w:hint="eastAsia"/>
              </w:rPr>
              <w:fldChar w:fldCharType="begin"/>
            </w:r>
            <w:r>
              <w:rPr>
                <w:rFonts w:hint="eastAsia"/>
              </w:rPr>
              <w:instrText xml:space="preserve"> </w:instrText>
            </w:r>
            <w:r>
              <w:instrText>PAGEREF _Toc226059683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AC3651D" w14:textId="77777777" w:rsidR="00F54B80" w:rsidRDefault="00000000">
          <w:pPr>
            <w:pStyle w:val="TOC2"/>
            <w:rPr>
              <w:rFonts w:asciiTheme="minorHAnsi" w:eastAsiaTheme="minorEastAsia" w:hAnsiTheme="minorHAnsi" w:hint="eastAsia"/>
              <w:sz w:val="22"/>
              <w:szCs w:val="24"/>
              <w14:ligatures w14:val="standardContextual"/>
            </w:rPr>
          </w:pPr>
          <w:hyperlink w:anchor="_Toc226059684" w:history="1">
            <w:r>
              <w:rPr>
                <w:rStyle w:val="afa"/>
                <w:rFonts w:hint="eastAsia"/>
              </w:rPr>
              <w:t xml:space="preserve">3.5 </w:t>
            </w:r>
            <w:r>
              <w:rPr>
                <w:rStyle w:val="afa"/>
                <w:rFonts w:hint="eastAsia"/>
              </w:rPr>
              <w:t>问题提取</w:t>
            </w:r>
            <w:r>
              <w:rPr>
                <w:rFonts w:hint="eastAsia"/>
              </w:rPr>
              <w:tab/>
            </w:r>
            <w:r>
              <w:rPr>
                <w:rFonts w:hint="eastAsia"/>
              </w:rPr>
              <w:fldChar w:fldCharType="begin"/>
            </w:r>
            <w:r>
              <w:rPr>
                <w:rFonts w:hint="eastAsia"/>
              </w:rPr>
              <w:instrText xml:space="preserve"> </w:instrText>
            </w:r>
            <w:r>
              <w:instrText>PAGEREF _Toc226059684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50AD536" w14:textId="77777777" w:rsidR="00F54B80" w:rsidRDefault="00000000">
          <w:pPr>
            <w:pStyle w:val="TOC2"/>
            <w:rPr>
              <w:rFonts w:asciiTheme="minorHAnsi" w:eastAsiaTheme="minorEastAsia" w:hAnsiTheme="minorHAnsi" w:hint="eastAsia"/>
              <w:sz w:val="22"/>
              <w:szCs w:val="24"/>
              <w14:ligatures w14:val="standardContextual"/>
            </w:rPr>
          </w:pPr>
          <w:hyperlink w:anchor="_Toc226059685" w:history="1">
            <w:r>
              <w:rPr>
                <w:rStyle w:val="afa"/>
                <w:rFonts w:hint="eastAsia"/>
              </w:rPr>
              <w:t xml:space="preserve">3.6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_Toc226059685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BA263FD" w14:textId="77777777" w:rsidR="00F54B80" w:rsidRDefault="00000000">
          <w:pPr>
            <w:pStyle w:val="TOC1"/>
            <w:rPr>
              <w:rFonts w:asciiTheme="minorHAnsi" w:eastAsiaTheme="minorEastAsia" w:hAnsiTheme="minorHAnsi" w:hint="eastAsia"/>
              <w:sz w:val="22"/>
              <w:szCs w:val="24"/>
              <w14:ligatures w14:val="standardContextual"/>
            </w:rPr>
          </w:pPr>
          <w:hyperlink w:anchor="_Toc226059686" w:history="1">
            <w:r>
              <w:rPr>
                <w:rStyle w:val="afa"/>
                <w:rFonts w:hint="eastAsia"/>
              </w:rPr>
              <w:t>第</w:t>
            </w:r>
            <w:r>
              <w:rPr>
                <w:rStyle w:val="afa"/>
                <w:rFonts w:hint="eastAsia"/>
              </w:rPr>
              <w:t>4</w:t>
            </w:r>
            <w:r>
              <w:rPr>
                <w:rStyle w:val="afa"/>
                <w:rFonts w:hint="eastAsia"/>
              </w:rPr>
              <w:t>章</w:t>
            </w:r>
            <w:r>
              <w:rPr>
                <w:rStyle w:val="afa"/>
                <w:rFonts w:hint="eastAsia"/>
              </w:rPr>
              <w:t xml:space="preserve"> </w:t>
            </w:r>
            <w:r>
              <w:rPr>
                <w:rStyle w:val="afa"/>
                <w:rFonts w:hint="eastAsia"/>
              </w:rPr>
              <w:t>社交媒体青少年生殖健康评论的问题分类分析</w:t>
            </w:r>
            <w:r>
              <w:rPr>
                <w:rFonts w:hint="eastAsia"/>
              </w:rPr>
              <w:tab/>
            </w:r>
            <w:r>
              <w:rPr>
                <w:rFonts w:hint="eastAsia"/>
              </w:rPr>
              <w:fldChar w:fldCharType="begin"/>
            </w:r>
            <w:r>
              <w:rPr>
                <w:rFonts w:hint="eastAsia"/>
              </w:rPr>
              <w:instrText xml:space="preserve"> </w:instrText>
            </w:r>
            <w:r>
              <w:instrText>PAGEREF _Toc226059686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2FE2C5EA" w14:textId="77777777" w:rsidR="00F54B80" w:rsidRDefault="00000000">
          <w:pPr>
            <w:pStyle w:val="TOC2"/>
            <w:rPr>
              <w:rFonts w:asciiTheme="minorHAnsi" w:eastAsiaTheme="minorEastAsia" w:hAnsiTheme="minorHAnsi" w:hint="eastAsia"/>
              <w:sz w:val="22"/>
              <w:szCs w:val="24"/>
              <w14:ligatures w14:val="standardContextual"/>
            </w:rPr>
          </w:pPr>
          <w:hyperlink w:anchor="_Toc226059687" w:history="1">
            <w:r>
              <w:rPr>
                <w:rStyle w:val="afa"/>
                <w:rFonts w:hint="eastAsia"/>
              </w:rPr>
              <w:t xml:space="preserve">4.1 </w:t>
            </w:r>
            <w:r>
              <w:rPr>
                <w:rStyle w:val="afa"/>
                <w:rFonts w:hint="eastAsia"/>
              </w:rPr>
              <w:t>语料总体特征分析</w:t>
            </w:r>
            <w:r>
              <w:rPr>
                <w:rFonts w:hint="eastAsia"/>
              </w:rPr>
              <w:tab/>
            </w:r>
            <w:r>
              <w:rPr>
                <w:rFonts w:hint="eastAsia"/>
              </w:rPr>
              <w:fldChar w:fldCharType="begin"/>
            </w:r>
            <w:r>
              <w:rPr>
                <w:rFonts w:hint="eastAsia"/>
              </w:rPr>
              <w:instrText xml:space="preserve"> </w:instrText>
            </w:r>
            <w:r>
              <w:instrText>PAGEREF _Toc226059687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29CF7627" w14:textId="77777777" w:rsidR="00F54B80" w:rsidRDefault="00000000">
          <w:pPr>
            <w:pStyle w:val="TOC2"/>
            <w:rPr>
              <w:rFonts w:asciiTheme="minorHAnsi" w:eastAsiaTheme="minorEastAsia" w:hAnsiTheme="minorHAnsi" w:hint="eastAsia"/>
              <w:sz w:val="22"/>
              <w:szCs w:val="24"/>
              <w14:ligatures w14:val="standardContextual"/>
            </w:rPr>
          </w:pPr>
          <w:hyperlink w:anchor="_Toc226059688" w:history="1">
            <w:r>
              <w:rPr>
                <w:rStyle w:val="afa"/>
                <w:rFonts w:hint="eastAsia"/>
              </w:rPr>
              <w:t xml:space="preserve">4.2 </w:t>
            </w:r>
            <w:r>
              <w:rPr>
                <w:rStyle w:val="afa"/>
                <w:rFonts w:hint="eastAsia"/>
              </w:rPr>
              <w:t>问题分类结果</w:t>
            </w:r>
            <w:r>
              <w:rPr>
                <w:rFonts w:hint="eastAsia"/>
              </w:rPr>
              <w:tab/>
            </w:r>
            <w:r>
              <w:rPr>
                <w:rFonts w:hint="eastAsia"/>
              </w:rPr>
              <w:fldChar w:fldCharType="begin"/>
            </w:r>
            <w:r>
              <w:rPr>
                <w:rFonts w:hint="eastAsia"/>
              </w:rPr>
              <w:instrText xml:space="preserve"> </w:instrText>
            </w:r>
            <w:r>
              <w:instrText>PAGEREF _Toc226059688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16F48F56" w14:textId="77777777" w:rsidR="00F54B80" w:rsidRDefault="00000000">
          <w:pPr>
            <w:pStyle w:val="TOC2"/>
            <w:rPr>
              <w:rFonts w:asciiTheme="minorHAnsi" w:eastAsiaTheme="minorEastAsia" w:hAnsiTheme="minorHAnsi" w:hint="eastAsia"/>
              <w:sz w:val="22"/>
              <w:szCs w:val="24"/>
              <w14:ligatures w14:val="standardContextual"/>
            </w:rPr>
          </w:pPr>
          <w:hyperlink w:anchor="_Toc226059689" w:history="1">
            <w:r>
              <w:rPr>
                <w:rStyle w:val="afa"/>
                <w:rFonts w:hint="eastAsia"/>
              </w:rPr>
              <w:t xml:space="preserve">4.3 </w:t>
            </w:r>
            <w:r>
              <w:rPr>
                <w:rStyle w:val="afa"/>
                <w:rFonts w:hint="eastAsia"/>
              </w:rPr>
              <w:t>不同主题下的问题特征分析</w:t>
            </w:r>
            <w:r>
              <w:rPr>
                <w:rFonts w:hint="eastAsia"/>
              </w:rPr>
              <w:tab/>
            </w:r>
            <w:r>
              <w:rPr>
                <w:rFonts w:hint="eastAsia"/>
              </w:rPr>
              <w:fldChar w:fldCharType="begin"/>
            </w:r>
            <w:r>
              <w:rPr>
                <w:rFonts w:hint="eastAsia"/>
              </w:rPr>
              <w:instrText xml:space="preserve"> </w:instrText>
            </w:r>
            <w:r>
              <w:instrText>PAGEREF _Toc226059689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3F2B8F90" w14:textId="77777777" w:rsidR="00F54B80" w:rsidRDefault="00000000">
          <w:pPr>
            <w:pStyle w:val="TOC2"/>
            <w:rPr>
              <w:rFonts w:asciiTheme="minorHAnsi" w:eastAsiaTheme="minorEastAsia" w:hAnsiTheme="minorHAnsi" w:hint="eastAsia"/>
              <w:sz w:val="22"/>
              <w:szCs w:val="24"/>
              <w14:ligatures w14:val="standardContextual"/>
            </w:rPr>
          </w:pPr>
          <w:hyperlink w:anchor="_Toc226059690" w:history="1">
            <w:r>
              <w:rPr>
                <w:rStyle w:val="afa"/>
                <w:rFonts w:hint="eastAsia"/>
              </w:rPr>
              <w:t xml:space="preserve">4.4 </w:t>
            </w:r>
            <w:r>
              <w:rPr>
                <w:rStyle w:val="afa"/>
                <w:rFonts w:hint="eastAsia"/>
              </w:rPr>
              <w:t>真实需求与潜在风险分析</w:t>
            </w:r>
            <w:r>
              <w:rPr>
                <w:rFonts w:hint="eastAsia"/>
              </w:rPr>
              <w:tab/>
            </w:r>
            <w:r>
              <w:rPr>
                <w:rFonts w:hint="eastAsia"/>
              </w:rPr>
              <w:fldChar w:fldCharType="begin"/>
            </w:r>
            <w:r>
              <w:rPr>
                <w:rFonts w:hint="eastAsia"/>
              </w:rPr>
              <w:instrText xml:space="preserve"> </w:instrText>
            </w:r>
            <w:r>
              <w:instrText>PAGEREF _Toc226059690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052F5F6F" w14:textId="77777777" w:rsidR="00F54B80" w:rsidRDefault="00000000">
          <w:pPr>
            <w:pStyle w:val="TOC2"/>
            <w:rPr>
              <w:rFonts w:asciiTheme="minorHAnsi" w:eastAsiaTheme="minorEastAsia" w:hAnsiTheme="minorHAnsi" w:hint="eastAsia"/>
              <w:sz w:val="22"/>
              <w:szCs w:val="24"/>
              <w14:ligatures w14:val="standardContextual"/>
            </w:rPr>
          </w:pPr>
          <w:hyperlink w:anchor="_Toc226059691" w:history="1">
            <w:r>
              <w:rPr>
                <w:rStyle w:val="afa"/>
                <w:rFonts w:hint="eastAsia"/>
              </w:rPr>
              <w:t xml:space="preserve">4.5 </w:t>
            </w:r>
            <w:r>
              <w:rPr>
                <w:rStyle w:val="afa"/>
                <w:rFonts w:hint="eastAsia"/>
              </w:rPr>
              <w:t>与已有研究的比较</w:t>
            </w:r>
            <w:r>
              <w:rPr>
                <w:rFonts w:hint="eastAsia"/>
              </w:rPr>
              <w:tab/>
            </w:r>
            <w:r>
              <w:rPr>
                <w:rFonts w:hint="eastAsia"/>
              </w:rPr>
              <w:fldChar w:fldCharType="begin"/>
            </w:r>
            <w:r>
              <w:rPr>
                <w:rFonts w:hint="eastAsia"/>
              </w:rPr>
              <w:instrText xml:space="preserve"> </w:instrText>
            </w:r>
            <w:r>
              <w:instrText>PAGEREF _Toc226059691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056CC9D1" w14:textId="77777777" w:rsidR="00F54B80" w:rsidRDefault="00000000">
          <w:pPr>
            <w:pStyle w:val="TOC2"/>
            <w:rPr>
              <w:rFonts w:asciiTheme="minorHAnsi" w:eastAsiaTheme="minorEastAsia" w:hAnsiTheme="minorHAnsi" w:hint="eastAsia"/>
              <w:sz w:val="22"/>
              <w:szCs w:val="24"/>
              <w14:ligatures w14:val="standardContextual"/>
            </w:rPr>
          </w:pPr>
          <w:hyperlink w:anchor="_Toc226059692" w:history="1">
            <w:r>
              <w:rPr>
                <w:rStyle w:val="afa"/>
                <w:rFonts w:hint="eastAsia"/>
              </w:rPr>
              <w:t xml:space="preserve">4.6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_Toc226059692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39871C03" w14:textId="77777777" w:rsidR="00F54B80" w:rsidRDefault="00000000">
          <w:pPr>
            <w:pStyle w:val="TOC1"/>
            <w:rPr>
              <w:rFonts w:asciiTheme="minorHAnsi" w:eastAsiaTheme="minorEastAsia" w:hAnsiTheme="minorHAnsi" w:hint="eastAsia"/>
              <w:sz w:val="22"/>
              <w:szCs w:val="24"/>
              <w14:ligatures w14:val="standardContextual"/>
            </w:rPr>
          </w:pPr>
          <w:hyperlink w:anchor="_Toc226059693" w:history="1">
            <w:r>
              <w:rPr>
                <w:rStyle w:val="afa"/>
                <w:rFonts w:hint="eastAsia"/>
              </w:rPr>
              <w:t>第</w:t>
            </w:r>
            <w:r>
              <w:rPr>
                <w:rStyle w:val="afa"/>
                <w:rFonts w:hint="eastAsia"/>
              </w:rPr>
              <w:t>5</w:t>
            </w:r>
            <w:r>
              <w:rPr>
                <w:rStyle w:val="afa"/>
                <w:rFonts w:hint="eastAsia"/>
              </w:rPr>
              <w:t>章</w:t>
            </w:r>
            <w:r>
              <w:rPr>
                <w:rStyle w:val="afa"/>
                <w:rFonts w:hint="eastAsia"/>
              </w:rPr>
              <w:t xml:space="preserve"> </w:t>
            </w:r>
            <w:r>
              <w:rPr>
                <w:rStyle w:val="afa"/>
                <w:rFonts w:hint="eastAsia"/>
              </w:rPr>
              <w:t>基于大语言模型的问题规范化与问答数据集构建</w:t>
            </w:r>
            <w:r>
              <w:rPr>
                <w:rFonts w:hint="eastAsia"/>
              </w:rPr>
              <w:tab/>
            </w:r>
            <w:r>
              <w:rPr>
                <w:rFonts w:hint="eastAsia"/>
              </w:rPr>
              <w:fldChar w:fldCharType="begin"/>
            </w:r>
            <w:r>
              <w:rPr>
                <w:rFonts w:hint="eastAsia"/>
              </w:rPr>
              <w:instrText xml:space="preserve"> </w:instrText>
            </w:r>
            <w:r>
              <w:instrText>PAGEREF _Toc226059693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0F4A64B4" w14:textId="77777777" w:rsidR="00F54B80" w:rsidRDefault="00000000">
          <w:pPr>
            <w:pStyle w:val="TOC2"/>
            <w:rPr>
              <w:rFonts w:asciiTheme="minorHAnsi" w:eastAsiaTheme="minorEastAsia" w:hAnsiTheme="minorHAnsi" w:hint="eastAsia"/>
              <w:sz w:val="22"/>
              <w:szCs w:val="24"/>
              <w14:ligatures w14:val="standardContextual"/>
            </w:rPr>
          </w:pPr>
          <w:hyperlink w:anchor="_Toc226059694" w:history="1">
            <w:r>
              <w:rPr>
                <w:rStyle w:val="afa"/>
                <w:rFonts w:hint="eastAsia"/>
              </w:rPr>
              <w:t xml:space="preserve">5.1 </w:t>
            </w:r>
            <w:r>
              <w:rPr>
                <w:rStyle w:val="afa"/>
                <w:rFonts w:hint="eastAsia"/>
              </w:rPr>
              <w:t>问题规范化设计</w:t>
            </w:r>
            <w:r>
              <w:rPr>
                <w:rFonts w:hint="eastAsia"/>
              </w:rPr>
              <w:tab/>
            </w:r>
            <w:r>
              <w:rPr>
                <w:rFonts w:hint="eastAsia"/>
              </w:rPr>
              <w:fldChar w:fldCharType="begin"/>
            </w:r>
            <w:r>
              <w:rPr>
                <w:rFonts w:hint="eastAsia"/>
              </w:rPr>
              <w:instrText xml:space="preserve"> </w:instrText>
            </w:r>
            <w:r>
              <w:instrText>PAGEREF _Toc226059694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3405F70D" w14:textId="77777777" w:rsidR="00F54B80" w:rsidRDefault="00000000">
          <w:pPr>
            <w:pStyle w:val="TOC3"/>
            <w:rPr>
              <w:rFonts w:asciiTheme="minorHAnsi" w:eastAsiaTheme="minorEastAsia" w:hAnsiTheme="minorHAnsi" w:hint="eastAsia"/>
              <w:sz w:val="22"/>
              <w:szCs w:val="24"/>
              <w14:ligatures w14:val="standardContextual"/>
            </w:rPr>
          </w:pPr>
          <w:hyperlink w:anchor="_Toc226059695" w:history="1">
            <w:r>
              <w:rPr>
                <w:rStyle w:val="afa"/>
                <w:rFonts w:hint="eastAsia"/>
              </w:rPr>
              <w:t xml:space="preserve">5.1.1 </w:t>
            </w:r>
            <w:r>
              <w:rPr>
                <w:rStyle w:val="afa"/>
                <w:rFonts w:hint="eastAsia"/>
              </w:rPr>
              <w:t>规范化目标</w:t>
            </w:r>
            <w:r>
              <w:rPr>
                <w:rFonts w:hint="eastAsia"/>
              </w:rPr>
              <w:tab/>
            </w:r>
            <w:r>
              <w:rPr>
                <w:rFonts w:hint="eastAsia"/>
              </w:rPr>
              <w:fldChar w:fldCharType="begin"/>
            </w:r>
            <w:r>
              <w:rPr>
                <w:rFonts w:hint="eastAsia"/>
              </w:rPr>
              <w:instrText xml:space="preserve"> </w:instrText>
            </w:r>
            <w:r>
              <w:instrText>PAGEREF _Toc226059695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63E38743" w14:textId="77777777" w:rsidR="00F54B80" w:rsidRDefault="00000000">
          <w:pPr>
            <w:pStyle w:val="TOC3"/>
            <w:rPr>
              <w:rFonts w:asciiTheme="minorHAnsi" w:eastAsiaTheme="minorEastAsia" w:hAnsiTheme="minorHAnsi" w:hint="eastAsia"/>
              <w:sz w:val="22"/>
              <w:szCs w:val="24"/>
              <w14:ligatures w14:val="standardContextual"/>
            </w:rPr>
          </w:pPr>
          <w:hyperlink w:anchor="_Toc226059696" w:history="1">
            <w:r>
              <w:rPr>
                <w:rStyle w:val="afa"/>
                <w:rFonts w:hint="eastAsia"/>
              </w:rPr>
              <w:t xml:space="preserve">5.1.2 </w:t>
            </w:r>
            <w:r>
              <w:rPr>
                <w:rStyle w:val="afa"/>
                <w:rFonts w:hint="eastAsia"/>
              </w:rPr>
              <w:t>规范化原则</w:t>
            </w:r>
            <w:r>
              <w:rPr>
                <w:rFonts w:hint="eastAsia"/>
              </w:rPr>
              <w:tab/>
            </w:r>
            <w:r>
              <w:rPr>
                <w:rFonts w:hint="eastAsia"/>
              </w:rPr>
              <w:fldChar w:fldCharType="begin"/>
            </w:r>
            <w:r>
              <w:rPr>
                <w:rFonts w:hint="eastAsia"/>
              </w:rPr>
              <w:instrText xml:space="preserve"> </w:instrText>
            </w:r>
            <w:r>
              <w:instrText>PAGEREF _Toc226059696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2AC8F181" w14:textId="77777777" w:rsidR="00F54B80" w:rsidRDefault="00000000">
          <w:pPr>
            <w:pStyle w:val="TOC3"/>
            <w:rPr>
              <w:rFonts w:asciiTheme="minorHAnsi" w:eastAsiaTheme="minorEastAsia" w:hAnsiTheme="minorHAnsi" w:hint="eastAsia"/>
              <w:sz w:val="22"/>
              <w:szCs w:val="24"/>
              <w14:ligatures w14:val="standardContextual"/>
            </w:rPr>
          </w:pPr>
          <w:hyperlink w:anchor="_Toc226059697" w:history="1">
            <w:r>
              <w:rPr>
                <w:rStyle w:val="afa"/>
                <w:rFonts w:hint="eastAsia"/>
              </w:rPr>
              <w:t xml:space="preserve">5.1.3 </w:t>
            </w:r>
            <w:r>
              <w:rPr>
                <w:rStyle w:val="afa"/>
                <w:rFonts w:hint="eastAsia"/>
              </w:rPr>
              <w:t>提示词设计与执行流程</w:t>
            </w:r>
            <w:r>
              <w:rPr>
                <w:rFonts w:hint="eastAsia"/>
              </w:rPr>
              <w:tab/>
            </w:r>
            <w:r>
              <w:rPr>
                <w:rFonts w:hint="eastAsia"/>
              </w:rPr>
              <w:fldChar w:fldCharType="begin"/>
            </w:r>
            <w:r>
              <w:rPr>
                <w:rFonts w:hint="eastAsia"/>
              </w:rPr>
              <w:instrText xml:space="preserve"> </w:instrText>
            </w:r>
            <w:r>
              <w:instrText>PAGEREF _Toc226059697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79E5A55F" w14:textId="77777777" w:rsidR="00F54B80" w:rsidRDefault="00000000">
          <w:pPr>
            <w:pStyle w:val="TOC2"/>
            <w:rPr>
              <w:rFonts w:asciiTheme="minorHAnsi" w:eastAsiaTheme="minorEastAsia" w:hAnsiTheme="minorHAnsi" w:hint="eastAsia"/>
              <w:sz w:val="22"/>
              <w:szCs w:val="24"/>
              <w14:ligatures w14:val="standardContextual"/>
            </w:rPr>
          </w:pPr>
          <w:hyperlink w:anchor="_Toc226059698" w:history="1">
            <w:r>
              <w:rPr>
                <w:rStyle w:val="afa"/>
                <w:rFonts w:hint="eastAsia"/>
              </w:rPr>
              <w:t xml:space="preserve">5.2 </w:t>
            </w:r>
            <w:r>
              <w:rPr>
                <w:rStyle w:val="afa"/>
                <w:rFonts w:hint="eastAsia"/>
              </w:rPr>
              <w:t>问题规范化结果分析</w:t>
            </w:r>
            <w:r>
              <w:rPr>
                <w:rFonts w:hint="eastAsia"/>
              </w:rPr>
              <w:tab/>
            </w:r>
            <w:r>
              <w:rPr>
                <w:rFonts w:hint="eastAsia"/>
              </w:rPr>
              <w:fldChar w:fldCharType="begin"/>
            </w:r>
            <w:r>
              <w:rPr>
                <w:rFonts w:hint="eastAsia"/>
              </w:rPr>
              <w:instrText xml:space="preserve"> </w:instrText>
            </w:r>
            <w:r>
              <w:instrText>PAGEREF _Toc226059698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7A062099" w14:textId="77777777" w:rsidR="00F54B80" w:rsidRDefault="00000000">
          <w:pPr>
            <w:pStyle w:val="TOC3"/>
            <w:rPr>
              <w:rFonts w:asciiTheme="minorHAnsi" w:eastAsiaTheme="minorEastAsia" w:hAnsiTheme="minorHAnsi" w:hint="eastAsia"/>
              <w:sz w:val="22"/>
              <w:szCs w:val="24"/>
              <w14:ligatures w14:val="standardContextual"/>
            </w:rPr>
          </w:pPr>
          <w:hyperlink w:anchor="_Toc226059699" w:history="1">
            <w:r>
              <w:rPr>
                <w:rStyle w:val="afa"/>
                <w:rFonts w:hint="eastAsia"/>
              </w:rPr>
              <w:t xml:space="preserve">5.2.1 </w:t>
            </w:r>
            <w:r>
              <w:rPr>
                <w:rStyle w:val="afa"/>
                <w:rFonts w:hint="eastAsia"/>
              </w:rPr>
              <w:t>规范化前后示例对比</w:t>
            </w:r>
            <w:r>
              <w:rPr>
                <w:rFonts w:hint="eastAsia"/>
              </w:rPr>
              <w:tab/>
            </w:r>
            <w:r>
              <w:rPr>
                <w:rFonts w:hint="eastAsia"/>
              </w:rPr>
              <w:fldChar w:fldCharType="begin"/>
            </w:r>
            <w:r>
              <w:rPr>
                <w:rFonts w:hint="eastAsia"/>
              </w:rPr>
              <w:instrText xml:space="preserve"> </w:instrText>
            </w:r>
            <w:r>
              <w:instrText>PAGEREF _Toc226059699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581D8DC8" w14:textId="77777777" w:rsidR="00F54B80" w:rsidRDefault="00000000">
          <w:pPr>
            <w:pStyle w:val="TOC3"/>
            <w:rPr>
              <w:rFonts w:asciiTheme="minorHAnsi" w:eastAsiaTheme="minorEastAsia" w:hAnsiTheme="minorHAnsi" w:hint="eastAsia"/>
              <w:sz w:val="22"/>
              <w:szCs w:val="24"/>
              <w14:ligatures w14:val="standardContextual"/>
            </w:rPr>
          </w:pPr>
          <w:hyperlink w:anchor="_Toc226059700" w:history="1">
            <w:r>
              <w:rPr>
                <w:rStyle w:val="afa"/>
                <w:rFonts w:hint="eastAsia"/>
              </w:rPr>
              <w:t xml:space="preserve">5.2.2 </w:t>
            </w:r>
            <w:r>
              <w:rPr>
                <w:rStyle w:val="afa"/>
                <w:rFonts w:hint="eastAsia"/>
              </w:rPr>
              <w:t>不同类别问题的改写特点</w:t>
            </w:r>
            <w:r>
              <w:rPr>
                <w:rFonts w:hint="eastAsia"/>
              </w:rPr>
              <w:tab/>
            </w:r>
            <w:r>
              <w:rPr>
                <w:rFonts w:hint="eastAsia"/>
              </w:rPr>
              <w:fldChar w:fldCharType="begin"/>
            </w:r>
            <w:r>
              <w:rPr>
                <w:rFonts w:hint="eastAsia"/>
              </w:rPr>
              <w:instrText xml:space="preserve"> </w:instrText>
            </w:r>
            <w:r>
              <w:instrText>PAGEREF _Toc226059700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00D529C5" w14:textId="77777777" w:rsidR="00F54B80" w:rsidRDefault="00000000">
          <w:pPr>
            <w:pStyle w:val="TOC2"/>
            <w:rPr>
              <w:rFonts w:asciiTheme="minorHAnsi" w:eastAsiaTheme="minorEastAsia" w:hAnsiTheme="minorHAnsi" w:hint="eastAsia"/>
              <w:sz w:val="22"/>
              <w:szCs w:val="24"/>
              <w14:ligatures w14:val="standardContextual"/>
            </w:rPr>
          </w:pPr>
          <w:hyperlink w:anchor="_Toc226059701" w:history="1">
            <w:r>
              <w:rPr>
                <w:rStyle w:val="afa"/>
                <w:rFonts w:hint="eastAsia"/>
              </w:rPr>
              <w:t xml:space="preserve">5.3 </w:t>
            </w:r>
            <w:r>
              <w:rPr>
                <w:rStyle w:val="afa"/>
                <w:rFonts w:hint="eastAsia"/>
              </w:rPr>
              <w:t>问答生成方法</w:t>
            </w:r>
            <w:r>
              <w:rPr>
                <w:rFonts w:hint="eastAsia"/>
              </w:rPr>
              <w:tab/>
            </w:r>
            <w:r>
              <w:rPr>
                <w:rFonts w:hint="eastAsia"/>
              </w:rPr>
              <w:fldChar w:fldCharType="begin"/>
            </w:r>
            <w:r>
              <w:rPr>
                <w:rFonts w:hint="eastAsia"/>
              </w:rPr>
              <w:instrText xml:space="preserve"> </w:instrText>
            </w:r>
            <w:r>
              <w:instrText>PAGEREF _Toc226059701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0CB02490" w14:textId="77777777" w:rsidR="00F54B80" w:rsidRDefault="00000000">
          <w:pPr>
            <w:pStyle w:val="TOC3"/>
            <w:rPr>
              <w:rFonts w:asciiTheme="minorHAnsi" w:eastAsiaTheme="minorEastAsia" w:hAnsiTheme="minorHAnsi" w:hint="eastAsia"/>
              <w:sz w:val="22"/>
              <w:szCs w:val="24"/>
              <w14:ligatures w14:val="standardContextual"/>
            </w:rPr>
          </w:pPr>
          <w:hyperlink w:anchor="_Toc226059702" w:history="1">
            <w:r>
              <w:rPr>
                <w:rStyle w:val="afa"/>
                <w:rFonts w:hint="eastAsia"/>
              </w:rPr>
              <w:t xml:space="preserve">5.3.1 </w:t>
            </w:r>
            <w:r>
              <w:rPr>
                <w:rStyle w:val="afa"/>
                <w:rFonts w:hint="eastAsia"/>
              </w:rPr>
              <w:t>答案生成原则</w:t>
            </w:r>
            <w:r>
              <w:rPr>
                <w:rFonts w:hint="eastAsia"/>
              </w:rPr>
              <w:tab/>
            </w:r>
            <w:r>
              <w:rPr>
                <w:rFonts w:hint="eastAsia"/>
              </w:rPr>
              <w:fldChar w:fldCharType="begin"/>
            </w:r>
            <w:r>
              <w:rPr>
                <w:rFonts w:hint="eastAsia"/>
              </w:rPr>
              <w:instrText xml:space="preserve"> </w:instrText>
            </w:r>
            <w:r>
              <w:instrText>PAGEREF _Toc226059702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5C77726B" w14:textId="77777777" w:rsidR="00F54B80" w:rsidRDefault="00000000">
          <w:pPr>
            <w:pStyle w:val="TOC3"/>
            <w:rPr>
              <w:rFonts w:asciiTheme="minorHAnsi" w:eastAsiaTheme="minorEastAsia" w:hAnsiTheme="minorHAnsi" w:hint="eastAsia"/>
              <w:sz w:val="22"/>
              <w:szCs w:val="24"/>
              <w14:ligatures w14:val="standardContextual"/>
            </w:rPr>
          </w:pPr>
          <w:hyperlink w:anchor="_Toc226059703" w:history="1">
            <w:r>
              <w:rPr>
                <w:rStyle w:val="afa"/>
                <w:rFonts w:hint="eastAsia"/>
              </w:rPr>
              <w:t xml:space="preserve">5.3.2 </w:t>
            </w:r>
            <w:r>
              <w:rPr>
                <w:rStyle w:val="afa"/>
                <w:rFonts w:hint="eastAsia"/>
              </w:rPr>
              <w:t>答案生成提示设计</w:t>
            </w:r>
            <w:r>
              <w:rPr>
                <w:rFonts w:hint="eastAsia"/>
              </w:rPr>
              <w:tab/>
            </w:r>
            <w:r>
              <w:rPr>
                <w:rFonts w:hint="eastAsia"/>
              </w:rPr>
              <w:fldChar w:fldCharType="begin"/>
            </w:r>
            <w:r>
              <w:rPr>
                <w:rFonts w:hint="eastAsia"/>
              </w:rPr>
              <w:instrText xml:space="preserve"> </w:instrText>
            </w:r>
            <w:r>
              <w:instrText>PAGEREF _Toc226059703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6D6D4A7F" w14:textId="77777777" w:rsidR="00F54B80" w:rsidRDefault="00000000">
          <w:pPr>
            <w:pStyle w:val="TOC3"/>
            <w:rPr>
              <w:rFonts w:asciiTheme="minorHAnsi" w:eastAsiaTheme="minorEastAsia" w:hAnsiTheme="minorHAnsi" w:hint="eastAsia"/>
              <w:sz w:val="22"/>
              <w:szCs w:val="24"/>
              <w14:ligatures w14:val="standardContextual"/>
            </w:rPr>
          </w:pPr>
          <w:hyperlink w:anchor="_Toc226059704" w:history="1">
            <w:r>
              <w:rPr>
                <w:rStyle w:val="afa"/>
                <w:rFonts w:hint="eastAsia"/>
              </w:rPr>
              <w:t xml:space="preserve">5.3.3 </w:t>
            </w:r>
            <w:r>
              <w:rPr>
                <w:rStyle w:val="afa"/>
                <w:rFonts w:hint="eastAsia"/>
              </w:rPr>
              <w:t>人工修订流程</w:t>
            </w:r>
            <w:r>
              <w:rPr>
                <w:rFonts w:hint="eastAsia"/>
              </w:rPr>
              <w:tab/>
            </w:r>
            <w:r>
              <w:rPr>
                <w:rFonts w:hint="eastAsia"/>
              </w:rPr>
              <w:fldChar w:fldCharType="begin"/>
            </w:r>
            <w:r>
              <w:rPr>
                <w:rFonts w:hint="eastAsia"/>
              </w:rPr>
              <w:instrText xml:space="preserve"> </w:instrText>
            </w:r>
            <w:r>
              <w:instrText>PAGEREF _Toc226059704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14CFE792" w14:textId="77777777" w:rsidR="00F54B80" w:rsidRDefault="00000000">
          <w:pPr>
            <w:pStyle w:val="TOC3"/>
            <w:rPr>
              <w:rFonts w:asciiTheme="minorHAnsi" w:eastAsiaTheme="minorEastAsia" w:hAnsiTheme="minorHAnsi" w:hint="eastAsia"/>
              <w:sz w:val="22"/>
              <w:szCs w:val="24"/>
              <w14:ligatures w14:val="standardContextual"/>
            </w:rPr>
          </w:pPr>
          <w:hyperlink w:anchor="_Toc226059705" w:history="1">
            <w:r>
              <w:rPr>
                <w:rStyle w:val="afa"/>
                <w:rFonts w:hint="eastAsia"/>
              </w:rPr>
              <w:t xml:space="preserve">5.3.4 </w:t>
            </w:r>
            <w:r>
              <w:rPr>
                <w:rStyle w:val="afa"/>
                <w:rFonts w:hint="eastAsia"/>
              </w:rPr>
              <w:t>专家审核规则</w:t>
            </w:r>
            <w:r>
              <w:rPr>
                <w:rFonts w:hint="eastAsia"/>
              </w:rPr>
              <w:tab/>
            </w:r>
            <w:r>
              <w:rPr>
                <w:rFonts w:hint="eastAsia"/>
              </w:rPr>
              <w:fldChar w:fldCharType="begin"/>
            </w:r>
            <w:r>
              <w:rPr>
                <w:rFonts w:hint="eastAsia"/>
              </w:rPr>
              <w:instrText xml:space="preserve"> </w:instrText>
            </w:r>
            <w:r>
              <w:instrText>PAGEREF _Toc226059705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06F38237" w14:textId="77777777" w:rsidR="00F54B80" w:rsidRDefault="00000000">
          <w:pPr>
            <w:pStyle w:val="TOC2"/>
            <w:rPr>
              <w:rFonts w:asciiTheme="minorHAnsi" w:eastAsiaTheme="minorEastAsia" w:hAnsiTheme="minorHAnsi" w:hint="eastAsia"/>
              <w:sz w:val="22"/>
              <w:szCs w:val="24"/>
              <w14:ligatures w14:val="standardContextual"/>
            </w:rPr>
          </w:pPr>
          <w:hyperlink w:anchor="_Toc226059706" w:history="1">
            <w:r>
              <w:rPr>
                <w:rStyle w:val="afa"/>
                <w:rFonts w:hint="eastAsia"/>
              </w:rPr>
              <w:t xml:space="preserve">5.4 </w:t>
            </w:r>
            <w:r>
              <w:rPr>
                <w:rStyle w:val="afa"/>
                <w:rFonts w:hint="eastAsia"/>
              </w:rPr>
              <w:t>数据集质量评估</w:t>
            </w:r>
            <w:r>
              <w:rPr>
                <w:rFonts w:hint="eastAsia"/>
              </w:rPr>
              <w:tab/>
            </w:r>
            <w:r>
              <w:rPr>
                <w:rFonts w:hint="eastAsia"/>
              </w:rPr>
              <w:fldChar w:fldCharType="begin"/>
            </w:r>
            <w:r>
              <w:rPr>
                <w:rFonts w:hint="eastAsia"/>
              </w:rPr>
              <w:instrText xml:space="preserve"> </w:instrText>
            </w:r>
            <w:r>
              <w:instrText>PAGEREF _Toc226059706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46D737F8" w14:textId="77777777" w:rsidR="00F54B80" w:rsidRDefault="00000000">
          <w:pPr>
            <w:pStyle w:val="TOC2"/>
            <w:rPr>
              <w:rFonts w:asciiTheme="minorHAnsi" w:eastAsiaTheme="minorEastAsia" w:hAnsiTheme="minorHAnsi" w:hint="eastAsia"/>
              <w:sz w:val="22"/>
              <w:szCs w:val="24"/>
              <w14:ligatures w14:val="standardContextual"/>
            </w:rPr>
          </w:pPr>
          <w:hyperlink w:anchor="_Toc226059707" w:history="1">
            <w:r>
              <w:rPr>
                <w:rStyle w:val="afa"/>
                <w:rFonts w:hint="eastAsia"/>
              </w:rPr>
              <w:t xml:space="preserve">5.5 </w:t>
            </w:r>
            <w:r>
              <w:rPr>
                <w:rStyle w:val="afa"/>
                <w:rFonts w:hint="eastAsia"/>
              </w:rPr>
              <w:t>问答数据集构建结果</w:t>
            </w:r>
            <w:r>
              <w:rPr>
                <w:rFonts w:hint="eastAsia"/>
              </w:rPr>
              <w:tab/>
            </w:r>
            <w:r>
              <w:rPr>
                <w:rFonts w:hint="eastAsia"/>
              </w:rPr>
              <w:fldChar w:fldCharType="begin"/>
            </w:r>
            <w:r>
              <w:rPr>
                <w:rFonts w:hint="eastAsia"/>
              </w:rPr>
              <w:instrText xml:space="preserve"> </w:instrText>
            </w:r>
            <w:r>
              <w:instrText>PAGEREF _Toc226059707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498B0394" w14:textId="77777777" w:rsidR="00F54B80" w:rsidRDefault="00000000">
          <w:pPr>
            <w:pStyle w:val="TOC2"/>
            <w:rPr>
              <w:rFonts w:asciiTheme="minorHAnsi" w:eastAsiaTheme="minorEastAsia" w:hAnsiTheme="minorHAnsi" w:hint="eastAsia"/>
              <w:sz w:val="22"/>
              <w:szCs w:val="24"/>
              <w14:ligatures w14:val="standardContextual"/>
            </w:rPr>
          </w:pPr>
          <w:hyperlink w:anchor="_Toc226059708" w:history="1">
            <w:r>
              <w:rPr>
                <w:rStyle w:val="afa"/>
                <w:rFonts w:hint="eastAsia"/>
              </w:rPr>
              <w:t xml:space="preserve">5.6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_Toc226059708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7515207A" w14:textId="77777777" w:rsidR="00F54B80" w:rsidRDefault="00000000">
          <w:pPr>
            <w:pStyle w:val="TOC1"/>
            <w:rPr>
              <w:rFonts w:asciiTheme="minorHAnsi" w:eastAsiaTheme="minorEastAsia" w:hAnsiTheme="minorHAnsi" w:hint="eastAsia"/>
              <w:sz w:val="22"/>
              <w:szCs w:val="24"/>
              <w14:ligatures w14:val="standardContextual"/>
            </w:rPr>
          </w:pPr>
          <w:hyperlink w:anchor="_Toc226059709" w:history="1">
            <w:r>
              <w:rPr>
                <w:rStyle w:val="afa"/>
                <w:rFonts w:hint="eastAsia"/>
              </w:rPr>
              <w:t>第</w:t>
            </w:r>
            <w:r>
              <w:rPr>
                <w:rStyle w:val="afa"/>
                <w:rFonts w:hint="eastAsia"/>
              </w:rPr>
              <w:t>6</w:t>
            </w:r>
            <w:r>
              <w:rPr>
                <w:rStyle w:val="afa"/>
                <w:rFonts w:hint="eastAsia"/>
              </w:rPr>
              <w:t>章</w:t>
            </w:r>
            <w:r>
              <w:rPr>
                <w:rStyle w:val="afa"/>
                <w:rFonts w:hint="eastAsia"/>
              </w:rPr>
              <w:t xml:space="preserve"> </w:t>
            </w:r>
            <w:r>
              <w:rPr>
                <w:rStyle w:val="afa"/>
                <w:rFonts w:hint="eastAsia"/>
              </w:rPr>
              <w:t>领域大语言模型微调与效果评估</w:t>
            </w:r>
            <w:r>
              <w:rPr>
                <w:rFonts w:hint="eastAsia"/>
              </w:rPr>
              <w:tab/>
            </w:r>
            <w:r>
              <w:rPr>
                <w:rFonts w:hint="eastAsia"/>
              </w:rPr>
              <w:fldChar w:fldCharType="begin"/>
            </w:r>
            <w:r>
              <w:rPr>
                <w:rFonts w:hint="eastAsia"/>
              </w:rPr>
              <w:instrText xml:space="preserve"> </w:instrText>
            </w:r>
            <w:r>
              <w:instrText>PAGEREF _Toc226059709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468BCEBF" w14:textId="77777777" w:rsidR="00F54B80" w:rsidRDefault="00000000">
          <w:pPr>
            <w:pStyle w:val="TOC2"/>
            <w:rPr>
              <w:rFonts w:asciiTheme="minorHAnsi" w:eastAsiaTheme="minorEastAsia" w:hAnsiTheme="minorHAnsi" w:hint="eastAsia"/>
              <w:sz w:val="22"/>
              <w:szCs w:val="24"/>
              <w14:ligatures w14:val="standardContextual"/>
            </w:rPr>
          </w:pPr>
          <w:hyperlink w:anchor="_Toc226059710" w:history="1">
            <w:r>
              <w:rPr>
                <w:rStyle w:val="afa"/>
                <w:rFonts w:hint="eastAsia"/>
              </w:rPr>
              <w:t xml:space="preserve">6.1 </w:t>
            </w:r>
            <w:r>
              <w:rPr>
                <w:rStyle w:val="afa"/>
                <w:rFonts w:hint="eastAsia"/>
              </w:rPr>
              <w:t>实验设置</w:t>
            </w:r>
            <w:r>
              <w:rPr>
                <w:rFonts w:hint="eastAsia"/>
              </w:rPr>
              <w:tab/>
            </w:r>
            <w:r>
              <w:rPr>
                <w:rFonts w:hint="eastAsia"/>
              </w:rPr>
              <w:fldChar w:fldCharType="begin"/>
            </w:r>
            <w:r>
              <w:rPr>
                <w:rFonts w:hint="eastAsia"/>
              </w:rPr>
              <w:instrText xml:space="preserve"> </w:instrText>
            </w:r>
            <w:r>
              <w:instrText>PAGEREF _Toc226059710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7C875AE9" w14:textId="77777777" w:rsidR="00F54B80" w:rsidRDefault="00000000">
          <w:pPr>
            <w:pStyle w:val="TOC2"/>
            <w:rPr>
              <w:rFonts w:asciiTheme="minorHAnsi" w:eastAsiaTheme="minorEastAsia" w:hAnsiTheme="minorHAnsi" w:hint="eastAsia"/>
              <w:sz w:val="22"/>
              <w:szCs w:val="24"/>
              <w14:ligatures w14:val="standardContextual"/>
            </w:rPr>
          </w:pPr>
          <w:hyperlink w:anchor="_Toc226059711" w:history="1">
            <w:r>
              <w:rPr>
                <w:rStyle w:val="afa"/>
                <w:rFonts w:hint="eastAsia"/>
              </w:rPr>
              <w:t xml:space="preserve">6.2 </w:t>
            </w:r>
            <w:r>
              <w:rPr>
                <w:rStyle w:val="afa"/>
                <w:rFonts w:hint="eastAsia"/>
              </w:rPr>
              <w:t>模型微调方案</w:t>
            </w:r>
            <w:r>
              <w:rPr>
                <w:rFonts w:hint="eastAsia"/>
              </w:rPr>
              <w:tab/>
            </w:r>
            <w:r>
              <w:rPr>
                <w:rFonts w:hint="eastAsia"/>
              </w:rPr>
              <w:fldChar w:fldCharType="begin"/>
            </w:r>
            <w:r>
              <w:rPr>
                <w:rFonts w:hint="eastAsia"/>
              </w:rPr>
              <w:instrText xml:space="preserve"> </w:instrText>
            </w:r>
            <w:r>
              <w:instrText>PAGEREF _Toc226059711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6FB7A191" w14:textId="77777777" w:rsidR="00F54B80" w:rsidRDefault="00000000">
          <w:pPr>
            <w:pStyle w:val="TOC2"/>
            <w:rPr>
              <w:rFonts w:asciiTheme="minorHAnsi" w:eastAsiaTheme="minorEastAsia" w:hAnsiTheme="minorHAnsi" w:hint="eastAsia"/>
              <w:sz w:val="22"/>
              <w:szCs w:val="24"/>
              <w14:ligatures w14:val="standardContextual"/>
            </w:rPr>
          </w:pPr>
          <w:hyperlink w:anchor="_Toc226059712" w:history="1">
            <w:r>
              <w:rPr>
                <w:rStyle w:val="afa"/>
                <w:rFonts w:hint="eastAsia"/>
              </w:rPr>
              <w:t xml:space="preserve">6.3 </w:t>
            </w:r>
            <w:r>
              <w:rPr>
                <w:rStyle w:val="afa"/>
                <w:rFonts w:hint="eastAsia"/>
              </w:rPr>
              <w:t>自动化评估结果</w:t>
            </w:r>
            <w:r>
              <w:rPr>
                <w:rFonts w:hint="eastAsia"/>
              </w:rPr>
              <w:tab/>
            </w:r>
            <w:r>
              <w:rPr>
                <w:rFonts w:hint="eastAsia"/>
              </w:rPr>
              <w:fldChar w:fldCharType="begin"/>
            </w:r>
            <w:r>
              <w:rPr>
                <w:rFonts w:hint="eastAsia"/>
              </w:rPr>
              <w:instrText xml:space="preserve"> </w:instrText>
            </w:r>
            <w:r>
              <w:instrText>PAGEREF _Toc226059712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72BE1A81" w14:textId="77777777" w:rsidR="00F54B80" w:rsidRDefault="00000000">
          <w:pPr>
            <w:pStyle w:val="TOC2"/>
            <w:rPr>
              <w:rFonts w:asciiTheme="minorHAnsi" w:eastAsiaTheme="minorEastAsia" w:hAnsiTheme="minorHAnsi" w:hint="eastAsia"/>
              <w:sz w:val="22"/>
              <w:szCs w:val="24"/>
              <w14:ligatures w14:val="standardContextual"/>
            </w:rPr>
          </w:pPr>
          <w:hyperlink w:anchor="_Toc226059713" w:history="1">
            <w:r>
              <w:rPr>
                <w:rStyle w:val="afa"/>
                <w:rFonts w:hint="eastAsia"/>
              </w:rPr>
              <w:t xml:space="preserve">6.4 </w:t>
            </w:r>
            <w:r>
              <w:rPr>
                <w:rStyle w:val="afa"/>
                <w:rFonts w:hint="eastAsia"/>
              </w:rPr>
              <w:t>模型输出案例分析</w:t>
            </w:r>
            <w:r>
              <w:rPr>
                <w:rFonts w:hint="eastAsia"/>
              </w:rPr>
              <w:tab/>
            </w:r>
            <w:r>
              <w:rPr>
                <w:rFonts w:hint="eastAsia"/>
              </w:rPr>
              <w:fldChar w:fldCharType="begin"/>
            </w:r>
            <w:r>
              <w:rPr>
                <w:rFonts w:hint="eastAsia"/>
              </w:rPr>
              <w:instrText xml:space="preserve"> </w:instrText>
            </w:r>
            <w:r>
              <w:instrText>PAGEREF _Toc226059713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020BB72F" w14:textId="77777777" w:rsidR="00F54B80" w:rsidRDefault="00000000">
          <w:pPr>
            <w:pStyle w:val="TOC2"/>
            <w:rPr>
              <w:rFonts w:asciiTheme="minorHAnsi" w:eastAsiaTheme="minorEastAsia" w:hAnsiTheme="minorHAnsi" w:hint="eastAsia"/>
              <w:sz w:val="22"/>
              <w:szCs w:val="24"/>
              <w14:ligatures w14:val="standardContextual"/>
            </w:rPr>
          </w:pPr>
          <w:hyperlink w:anchor="_Toc226059714" w:history="1">
            <w:r>
              <w:rPr>
                <w:rStyle w:val="afa"/>
                <w:rFonts w:hint="eastAsia"/>
              </w:rPr>
              <w:t xml:space="preserve">6.5 </w:t>
            </w:r>
            <w:r>
              <w:rPr>
                <w:rStyle w:val="afa"/>
                <w:rFonts w:hint="eastAsia"/>
              </w:rPr>
              <w:t>微调效果综合讨论</w:t>
            </w:r>
            <w:r>
              <w:rPr>
                <w:rFonts w:hint="eastAsia"/>
              </w:rPr>
              <w:tab/>
            </w:r>
            <w:r>
              <w:rPr>
                <w:rFonts w:hint="eastAsia"/>
              </w:rPr>
              <w:fldChar w:fldCharType="begin"/>
            </w:r>
            <w:r>
              <w:rPr>
                <w:rFonts w:hint="eastAsia"/>
              </w:rPr>
              <w:instrText xml:space="preserve"> </w:instrText>
            </w:r>
            <w:r>
              <w:instrText>PAGEREF _Toc226059714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167F4458" w14:textId="77777777" w:rsidR="00F54B80" w:rsidRDefault="00000000">
          <w:pPr>
            <w:pStyle w:val="TOC2"/>
            <w:rPr>
              <w:rFonts w:asciiTheme="minorHAnsi" w:eastAsiaTheme="minorEastAsia" w:hAnsiTheme="minorHAnsi" w:hint="eastAsia"/>
              <w:sz w:val="22"/>
              <w:szCs w:val="24"/>
              <w14:ligatures w14:val="standardContextual"/>
            </w:rPr>
          </w:pPr>
          <w:hyperlink w:anchor="_Toc226059715" w:history="1">
            <w:r>
              <w:rPr>
                <w:rStyle w:val="afa"/>
                <w:rFonts w:hint="eastAsia"/>
              </w:rPr>
              <w:t xml:space="preserve">6.6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_Toc226059715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2B6D9547" w14:textId="77777777" w:rsidR="00F54B80" w:rsidRDefault="00000000">
          <w:pPr>
            <w:pStyle w:val="TOC1"/>
            <w:rPr>
              <w:rFonts w:asciiTheme="minorHAnsi" w:eastAsiaTheme="minorEastAsia" w:hAnsiTheme="minorHAnsi" w:hint="eastAsia"/>
              <w:sz w:val="22"/>
              <w:szCs w:val="24"/>
              <w14:ligatures w14:val="standardContextual"/>
            </w:rPr>
          </w:pPr>
          <w:hyperlink w:anchor="_Toc226059716" w:history="1">
            <w:r>
              <w:rPr>
                <w:rStyle w:val="afa"/>
                <w:rFonts w:hint="eastAsia"/>
              </w:rPr>
              <w:t>第</w:t>
            </w:r>
            <w:r>
              <w:rPr>
                <w:rStyle w:val="afa"/>
                <w:rFonts w:hint="eastAsia"/>
              </w:rPr>
              <w:t>7</w:t>
            </w:r>
            <w:r>
              <w:rPr>
                <w:rStyle w:val="afa"/>
                <w:rFonts w:hint="eastAsia"/>
              </w:rPr>
              <w:t>章</w:t>
            </w:r>
            <w:r>
              <w:rPr>
                <w:rStyle w:val="afa"/>
                <w:rFonts w:hint="eastAsia"/>
              </w:rPr>
              <w:t xml:space="preserve"> </w:t>
            </w:r>
            <w:r>
              <w:rPr>
                <w:rStyle w:val="afa"/>
                <w:rFonts w:hint="eastAsia"/>
              </w:rPr>
              <w:t>讨论与结论</w:t>
            </w:r>
            <w:r>
              <w:rPr>
                <w:rFonts w:hint="eastAsia"/>
              </w:rPr>
              <w:tab/>
            </w:r>
            <w:r>
              <w:rPr>
                <w:rFonts w:hint="eastAsia"/>
              </w:rPr>
              <w:fldChar w:fldCharType="begin"/>
            </w:r>
            <w:r>
              <w:rPr>
                <w:rFonts w:hint="eastAsia"/>
              </w:rPr>
              <w:instrText xml:space="preserve"> </w:instrText>
            </w:r>
            <w:r>
              <w:instrText>PAGEREF _Toc226059716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26047CD7" w14:textId="77777777" w:rsidR="00F54B80" w:rsidRDefault="00000000">
          <w:pPr>
            <w:pStyle w:val="TOC2"/>
            <w:rPr>
              <w:rFonts w:asciiTheme="minorHAnsi" w:eastAsiaTheme="minorEastAsia" w:hAnsiTheme="minorHAnsi" w:hint="eastAsia"/>
              <w:sz w:val="22"/>
              <w:szCs w:val="24"/>
              <w14:ligatures w14:val="standardContextual"/>
            </w:rPr>
          </w:pPr>
          <w:hyperlink w:anchor="_Toc226059717" w:history="1">
            <w:r>
              <w:rPr>
                <w:rStyle w:val="afa"/>
                <w:rFonts w:hint="eastAsia"/>
              </w:rPr>
              <w:t xml:space="preserve">7.1 </w:t>
            </w:r>
            <w:r>
              <w:rPr>
                <w:rStyle w:val="afa"/>
                <w:rFonts w:hint="eastAsia"/>
              </w:rPr>
              <w:t>主要研究发现</w:t>
            </w:r>
            <w:r>
              <w:rPr>
                <w:rFonts w:hint="eastAsia"/>
              </w:rPr>
              <w:tab/>
            </w:r>
            <w:r>
              <w:rPr>
                <w:rFonts w:hint="eastAsia"/>
              </w:rPr>
              <w:fldChar w:fldCharType="begin"/>
            </w:r>
            <w:r>
              <w:rPr>
                <w:rFonts w:hint="eastAsia"/>
              </w:rPr>
              <w:instrText xml:space="preserve"> </w:instrText>
            </w:r>
            <w:r>
              <w:instrText>PAGEREF _Toc226059717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153618DA" w14:textId="77777777" w:rsidR="00F54B80" w:rsidRDefault="00000000">
          <w:pPr>
            <w:pStyle w:val="TOC2"/>
            <w:rPr>
              <w:rFonts w:asciiTheme="minorHAnsi" w:eastAsiaTheme="minorEastAsia" w:hAnsiTheme="minorHAnsi" w:hint="eastAsia"/>
              <w:sz w:val="22"/>
              <w:szCs w:val="24"/>
              <w14:ligatures w14:val="standardContextual"/>
            </w:rPr>
          </w:pPr>
          <w:hyperlink w:anchor="_Toc226059718" w:history="1">
            <w:r>
              <w:rPr>
                <w:rStyle w:val="afa"/>
                <w:rFonts w:hint="eastAsia"/>
              </w:rPr>
              <w:t xml:space="preserve">7.2 </w:t>
            </w:r>
            <w:r>
              <w:rPr>
                <w:rStyle w:val="afa"/>
                <w:rFonts w:hint="eastAsia"/>
              </w:rPr>
              <w:t>研究的理论意义</w:t>
            </w:r>
            <w:r>
              <w:rPr>
                <w:rFonts w:hint="eastAsia"/>
              </w:rPr>
              <w:tab/>
            </w:r>
            <w:r>
              <w:rPr>
                <w:rFonts w:hint="eastAsia"/>
              </w:rPr>
              <w:fldChar w:fldCharType="begin"/>
            </w:r>
            <w:r>
              <w:rPr>
                <w:rFonts w:hint="eastAsia"/>
              </w:rPr>
              <w:instrText xml:space="preserve"> </w:instrText>
            </w:r>
            <w:r>
              <w:instrText>PAGEREF _Toc226059718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57642761" w14:textId="77777777" w:rsidR="00F54B80" w:rsidRDefault="00000000">
          <w:pPr>
            <w:pStyle w:val="TOC2"/>
            <w:rPr>
              <w:rFonts w:asciiTheme="minorHAnsi" w:eastAsiaTheme="minorEastAsia" w:hAnsiTheme="minorHAnsi" w:hint="eastAsia"/>
              <w:sz w:val="22"/>
              <w:szCs w:val="24"/>
              <w14:ligatures w14:val="standardContextual"/>
            </w:rPr>
          </w:pPr>
          <w:hyperlink w:anchor="_Toc226059719" w:history="1">
            <w:r>
              <w:rPr>
                <w:rStyle w:val="afa"/>
                <w:rFonts w:hint="eastAsia"/>
              </w:rPr>
              <w:t xml:space="preserve">7.3 </w:t>
            </w:r>
            <w:r>
              <w:rPr>
                <w:rStyle w:val="afa"/>
                <w:rFonts w:hint="eastAsia"/>
              </w:rPr>
              <w:t>研究的实践价值</w:t>
            </w:r>
            <w:r>
              <w:rPr>
                <w:rFonts w:hint="eastAsia"/>
              </w:rPr>
              <w:tab/>
            </w:r>
            <w:r>
              <w:rPr>
                <w:rFonts w:hint="eastAsia"/>
              </w:rPr>
              <w:fldChar w:fldCharType="begin"/>
            </w:r>
            <w:r>
              <w:rPr>
                <w:rFonts w:hint="eastAsia"/>
              </w:rPr>
              <w:instrText xml:space="preserve"> </w:instrText>
            </w:r>
            <w:r>
              <w:instrText>PAGEREF _Toc226059719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38479951" w14:textId="77777777" w:rsidR="00F54B80" w:rsidRDefault="00000000">
          <w:pPr>
            <w:pStyle w:val="TOC2"/>
            <w:rPr>
              <w:rFonts w:asciiTheme="minorHAnsi" w:eastAsiaTheme="minorEastAsia" w:hAnsiTheme="minorHAnsi" w:hint="eastAsia"/>
              <w:sz w:val="22"/>
              <w:szCs w:val="24"/>
              <w14:ligatures w14:val="standardContextual"/>
            </w:rPr>
          </w:pPr>
          <w:hyperlink w:anchor="_Toc226059720" w:history="1">
            <w:r>
              <w:rPr>
                <w:rStyle w:val="afa"/>
                <w:rFonts w:hint="eastAsia"/>
              </w:rPr>
              <w:t xml:space="preserve">7.4 </w:t>
            </w:r>
            <w:r>
              <w:rPr>
                <w:rStyle w:val="afa"/>
                <w:rFonts w:hint="eastAsia"/>
              </w:rPr>
              <w:t>研究局限性</w:t>
            </w:r>
            <w:r>
              <w:rPr>
                <w:rFonts w:hint="eastAsia"/>
              </w:rPr>
              <w:tab/>
            </w:r>
            <w:r>
              <w:rPr>
                <w:rFonts w:hint="eastAsia"/>
              </w:rPr>
              <w:fldChar w:fldCharType="begin"/>
            </w:r>
            <w:r>
              <w:rPr>
                <w:rFonts w:hint="eastAsia"/>
              </w:rPr>
              <w:instrText xml:space="preserve"> </w:instrText>
            </w:r>
            <w:r>
              <w:instrText>PAGEREF _Toc226059720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2DD1938A" w14:textId="77777777" w:rsidR="00F54B80" w:rsidRDefault="00000000">
          <w:pPr>
            <w:pStyle w:val="TOC2"/>
            <w:rPr>
              <w:rFonts w:asciiTheme="minorHAnsi" w:eastAsiaTheme="minorEastAsia" w:hAnsiTheme="minorHAnsi" w:hint="eastAsia"/>
              <w:sz w:val="22"/>
              <w:szCs w:val="24"/>
              <w14:ligatures w14:val="standardContextual"/>
            </w:rPr>
          </w:pPr>
          <w:hyperlink w:anchor="_Toc226059721" w:history="1">
            <w:r>
              <w:rPr>
                <w:rStyle w:val="afa"/>
                <w:rFonts w:hint="eastAsia"/>
              </w:rPr>
              <w:t xml:space="preserve">7.5 </w:t>
            </w:r>
            <w:r>
              <w:rPr>
                <w:rStyle w:val="afa"/>
                <w:rFonts w:hint="eastAsia"/>
              </w:rPr>
              <w:t>未来研究展望</w:t>
            </w:r>
            <w:r>
              <w:rPr>
                <w:rFonts w:hint="eastAsia"/>
              </w:rPr>
              <w:tab/>
            </w:r>
            <w:r>
              <w:rPr>
                <w:rFonts w:hint="eastAsia"/>
              </w:rPr>
              <w:fldChar w:fldCharType="begin"/>
            </w:r>
            <w:r>
              <w:rPr>
                <w:rFonts w:hint="eastAsia"/>
              </w:rPr>
              <w:instrText xml:space="preserve"> </w:instrText>
            </w:r>
            <w:r>
              <w:instrText>PAGEREF _Toc226059721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5C15EA2D" w14:textId="77777777" w:rsidR="00F54B80" w:rsidRDefault="00000000">
          <w:pPr>
            <w:pStyle w:val="TOC2"/>
            <w:rPr>
              <w:rFonts w:asciiTheme="minorHAnsi" w:eastAsiaTheme="minorEastAsia" w:hAnsiTheme="minorHAnsi" w:hint="eastAsia"/>
              <w:sz w:val="22"/>
              <w:szCs w:val="24"/>
              <w14:ligatures w14:val="standardContextual"/>
            </w:rPr>
          </w:pPr>
          <w:hyperlink w:anchor="_Toc226059722" w:history="1">
            <w:r>
              <w:rPr>
                <w:rStyle w:val="afa"/>
                <w:rFonts w:hint="eastAsia"/>
              </w:rPr>
              <w:t xml:space="preserve">7.6 </w:t>
            </w:r>
            <w:r>
              <w:rPr>
                <w:rStyle w:val="afa"/>
                <w:rFonts w:hint="eastAsia"/>
              </w:rPr>
              <w:t>结论</w:t>
            </w:r>
            <w:r>
              <w:rPr>
                <w:rFonts w:hint="eastAsia"/>
              </w:rPr>
              <w:tab/>
            </w:r>
            <w:r>
              <w:rPr>
                <w:rFonts w:hint="eastAsia"/>
              </w:rPr>
              <w:fldChar w:fldCharType="begin"/>
            </w:r>
            <w:r>
              <w:rPr>
                <w:rFonts w:hint="eastAsia"/>
              </w:rPr>
              <w:instrText xml:space="preserve"> </w:instrText>
            </w:r>
            <w:r>
              <w:instrText>PAGEREF _Toc226059722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4FC5A068" w14:textId="77777777" w:rsidR="00F54B80" w:rsidRDefault="00000000">
          <w:pPr>
            <w:pStyle w:val="TOC1"/>
            <w:rPr>
              <w:rFonts w:asciiTheme="minorHAnsi" w:eastAsiaTheme="minorEastAsia" w:hAnsiTheme="minorHAnsi" w:hint="eastAsia"/>
              <w:sz w:val="22"/>
              <w:szCs w:val="24"/>
              <w14:ligatures w14:val="standardContextual"/>
            </w:rPr>
          </w:pPr>
          <w:hyperlink w:anchor="_Toc226059723" w:history="1">
            <w:r>
              <w:rPr>
                <w:rStyle w:val="afa"/>
                <w:rFonts w:hint="eastAsia"/>
              </w:rPr>
              <w:t>参考文献</w:t>
            </w:r>
            <w:r>
              <w:rPr>
                <w:rFonts w:hint="eastAsia"/>
              </w:rPr>
              <w:tab/>
            </w:r>
            <w:r>
              <w:rPr>
                <w:rFonts w:hint="eastAsia"/>
              </w:rPr>
              <w:fldChar w:fldCharType="begin"/>
            </w:r>
            <w:r>
              <w:rPr>
                <w:rFonts w:hint="eastAsia"/>
              </w:rPr>
              <w:instrText xml:space="preserve"> </w:instrText>
            </w:r>
            <w:r>
              <w:instrText>PAGEREF _Toc226059723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6BA78A5F" w14:textId="77777777" w:rsidR="00F54B80" w:rsidRDefault="00000000">
          <w:pPr>
            <w:pStyle w:val="TOC1"/>
            <w:rPr>
              <w:rFonts w:asciiTheme="minorHAnsi" w:eastAsiaTheme="minorEastAsia" w:hAnsiTheme="minorHAnsi" w:hint="eastAsia"/>
              <w:sz w:val="22"/>
              <w:szCs w:val="24"/>
              <w14:ligatures w14:val="standardContextual"/>
            </w:rPr>
          </w:pPr>
          <w:hyperlink w:anchor="_Toc226059724" w:history="1">
            <w:r>
              <w:rPr>
                <w:rStyle w:val="afa"/>
                <w:rFonts w:hint="eastAsia"/>
              </w:rPr>
              <w:t>综</w:t>
            </w:r>
            <w:r>
              <w:rPr>
                <w:rStyle w:val="afa"/>
                <w:rFonts w:hint="eastAsia"/>
              </w:rPr>
              <w:t xml:space="preserve">  </w:t>
            </w:r>
            <w:r>
              <w:rPr>
                <w:rStyle w:val="afa"/>
                <w:rFonts w:hint="eastAsia"/>
              </w:rPr>
              <w:t>述</w:t>
            </w:r>
            <w:r>
              <w:rPr>
                <w:rFonts w:hint="eastAsia"/>
              </w:rPr>
              <w:tab/>
            </w:r>
            <w:r>
              <w:rPr>
                <w:rFonts w:hint="eastAsia"/>
              </w:rPr>
              <w:fldChar w:fldCharType="begin"/>
            </w:r>
            <w:r>
              <w:rPr>
                <w:rFonts w:hint="eastAsia"/>
              </w:rPr>
              <w:instrText xml:space="preserve"> </w:instrText>
            </w:r>
            <w:r>
              <w:instrText>PAGEREF _Toc226059724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0DA9E212" w14:textId="77777777" w:rsidR="00F54B80" w:rsidRDefault="00000000">
          <w:pPr>
            <w:wordWrap/>
            <w:snapToGrid w:val="0"/>
            <w:spacing w:afterLines="0" w:after="0"/>
          </w:pPr>
          <w:r>
            <w:rPr>
              <w:b/>
              <w:bCs/>
              <w:lang w:val="zh-CN"/>
            </w:rPr>
            <w:fldChar w:fldCharType="end"/>
          </w:r>
        </w:p>
      </w:sdtContent>
    </w:sdt>
    <w:p w14:paraId="49528077" w14:textId="77777777" w:rsidR="00F54B80" w:rsidRDefault="00F54B80">
      <w:pPr>
        <w:wordWrap/>
        <w:spacing w:afterLines="0" w:after="0"/>
        <w:rPr>
          <w:b/>
          <w:bCs/>
        </w:rPr>
      </w:pPr>
    </w:p>
    <w:p w14:paraId="7D172A58" w14:textId="77777777" w:rsidR="00F54B80" w:rsidRDefault="00F54B80">
      <w:pPr>
        <w:spacing w:after="163"/>
        <w:rPr>
          <w:b/>
          <w:bCs/>
        </w:rPr>
      </w:pPr>
    </w:p>
    <w:p w14:paraId="7CC07F5B" w14:textId="77777777" w:rsidR="00F54B80" w:rsidRDefault="00F54B80">
      <w:pPr>
        <w:spacing w:after="163"/>
        <w:rPr>
          <w:b/>
          <w:bCs/>
        </w:rPr>
        <w:sectPr w:rsidR="00F54B80">
          <w:headerReference w:type="even" r:id="rId21"/>
          <w:headerReference w:type="default" r:id="rId22"/>
          <w:pgSz w:w="11906" w:h="16838"/>
          <w:pgMar w:top="1440" w:right="1800" w:bottom="1440" w:left="1800" w:header="851" w:footer="567" w:gutter="0"/>
          <w:pgNumType w:fmt="upperRoman"/>
          <w:cols w:space="425"/>
          <w:docGrid w:type="linesAndChars" w:linePitch="326"/>
        </w:sectPr>
      </w:pPr>
    </w:p>
    <w:p w14:paraId="7FE2BCF7" w14:textId="77777777" w:rsidR="00F54B80" w:rsidRDefault="00000000">
      <w:pPr>
        <w:pStyle w:val="1"/>
        <w:spacing w:before="326" w:after="326"/>
        <w:rPr>
          <w:rFonts w:hint="eastAsia"/>
          <w:szCs w:val="32"/>
        </w:rPr>
      </w:pPr>
      <w:bookmarkStart w:id="2" w:name="_Toc226059635"/>
      <w:r>
        <w:rPr>
          <w:rFonts w:hint="eastAsia"/>
          <w:szCs w:val="32"/>
        </w:rPr>
        <w:lastRenderedPageBreak/>
        <w:t>绪论</w:t>
      </w:r>
      <w:bookmarkEnd w:id="2"/>
    </w:p>
    <w:p w14:paraId="5E47FEEC" w14:textId="77777777" w:rsidR="00F54B80" w:rsidRDefault="00000000">
      <w:pPr>
        <w:pStyle w:val="2"/>
        <w:spacing w:before="163" w:after="163"/>
        <w:rPr>
          <w:rFonts w:hint="eastAsia"/>
        </w:rPr>
      </w:pPr>
      <w:bookmarkStart w:id="3" w:name="_Toc226059636"/>
      <w:r>
        <w:rPr>
          <w:rFonts w:hint="eastAsia"/>
        </w:rPr>
        <w:t>研究背景</w:t>
      </w:r>
      <w:bookmarkEnd w:id="3"/>
    </w:p>
    <w:p w14:paraId="3CA0A50D" w14:textId="77777777" w:rsidR="00F54B80" w:rsidRDefault="00000000">
      <w:pPr>
        <w:pStyle w:val="altz"/>
        <w:ind w:firstLine="480"/>
      </w:pPr>
      <w:r>
        <w:rPr>
          <w:rFonts w:hint="eastAsia"/>
        </w:rPr>
        <w:t>生殖健康是青少年身心健康的重要基石，然而，与此相关的议题在全球范围内日益严峻，长期未得到足够重视</w:t>
      </w:r>
      <w:r>
        <w:rPr>
          <w:rFonts w:hint="eastAsia"/>
        </w:rPr>
        <w:t xml:space="preserve"> [</w:t>
      </w:r>
      <w:r>
        <w:rPr>
          <w:rFonts w:hint="eastAsia"/>
        </w:rPr>
        <w:t>开</w:t>
      </w:r>
      <w:r>
        <w:rPr>
          <w:rFonts w:hint="eastAsia"/>
        </w:rPr>
        <w:t>1]</w:t>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Pr>
          <w:rFonts w:hint="eastAsia"/>
        </w:rPr>
        <w:t xml:space="preserve"> [</w:t>
      </w:r>
      <w:r>
        <w:rPr>
          <w:rFonts w:hint="eastAsia"/>
        </w:rPr>
        <w:t>开</w:t>
      </w:r>
      <w:r>
        <w:rPr>
          <w:rFonts w:hint="eastAsia"/>
        </w:rPr>
        <w:t>2]</w:t>
      </w:r>
      <w:r>
        <w:rPr>
          <w:rFonts w:hint="eastAsia"/>
        </w:rPr>
        <w:t>。在中国，这一问题同样突出。随着青春期启动年龄提前和婚前性行为的增加，青少年因生殖健康知识的匮乏而导致的非意愿妊娠、人工流产及性传播疾病感染率呈上升趋势</w:t>
      </w:r>
      <w:r>
        <w:rPr>
          <w:rFonts w:hint="eastAsia"/>
        </w:rPr>
        <w:t xml:space="preserve"> [</w:t>
      </w:r>
      <w:r>
        <w:rPr>
          <w:rFonts w:hint="eastAsia"/>
        </w:rPr>
        <w:t>开</w:t>
      </w:r>
      <w:r>
        <w:rPr>
          <w:rFonts w:hint="eastAsia"/>
        </w:rPr>
        <w:t>3]</w:t>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Pr>
          <w:rFonts w:hint="eastAsia"/>
        </w:rPr>
        <w:t xml:space="preserve"> [</w:t>
      </w:r>
      <w:r>
        <w:rPr>
          <w:rFonts w:hint="eastAsia"/>
        </w:rPr>
        <w:t>开</w:t>
      </w:r>
      <w:r>
        <w:rPr>
          <w:rFonts w:hint="eastAsia"/>
        </w:rPr>
        <w:t>4]</w:t>
      </w:r>
      <w:r>
        <w:rPr>
          <w:rFonts w:hint="eastAsia"/>
        </w:rPr>
        <w:t>。这些数据深刻地揭示了当前青少年在生殖健康知识与服务供给上存在的巨大缺口</w:t>
      </w:r>
      <w:r>
        <w:rPr>
          <w:rFonts w:hint="eastAsia"/>
        </w:rPr>
        <w:t xml:space="preserve"> [5, 6]</w:t>
      </w:r>
      <w:r>
        <w:rPr>
          <w:rFonts w:hint="eastAsia"/>
        </w:rPr>
        <w:t>。</w:t>
      </w:r>
    </w:p>
    <w:p w14:paraId="7066D2DD" w14:textId="77777777" w:rsidR="00F54B80" w:rsidRDefault="00000000">
      <w:pPr>
        <w:pStyle w:val="altz"/>
        <w:ind w:firstLine="480"/>
      </w:pPr>
      <w:r>
        <w:rPr>
          <w:rFonts w:hint="eastAsia"/>
        </w:rPr>
        <w:t>面对这一严峻现实，传统的健康教育体系却显得力不从心。尽管联合国教科文组织等机构早已倡导科学、全面的性教育框架</w:t>
      </w:r>
      <w:r>
        <w:rPr>
          <w:rFonts w:hint="eastAsia"/>
        </w:rPr>
        <w:t xml:space="preserve"> [1]</w:t>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Pr>
          <w:rFonts w:hint="eastAsia"/>
        </w:rPr>
        <w:t xml:space="preserve"> [2, </w:t>
      </w:r>
      <w:r>
        <w:rPr>
          <w:rFonts w:hint="eastAsia"/>
        </w:rPr>
        <w:t>开</w:t>
      </w:r>
      <w:r>
        <w:rPr>
          <w:rFonts w:hint="eastAsia"/>
        </w:rPr>
        <w:t xml:space="preserve">6, </w:t>
      </w:r>
      <w:r>
        <w:rPr>
          <w:rFonts w:hint="eastAsia"/>
        </w:rPr>
        <w:t>开</w:t>
      </w:r>
      <w:r>
        <w:rPr>
          <w:rFonts w:hint="eastAsia"/>
        </w:rPr>
        <w:t>7]</w:t>
      </w:r>
      <w:r>
        <w:rPr>
          <w:rFonts w:hint="eastAsia"/>
        </w:rPr>
        <w:t>。这种线下教育的缺失，导致青少年在理解和应对生殖健康问题时存在显著的知识与能力鸿沟</w:t>
      </w:r>
      <w:r>
        <w:rPr>
          <w:rFonts w:hint="eastAsia"/>
        </w:rPr>
        <w:t xml:space="preserve"> [</w:t>
      </w:r>
      <w:r>
        <w:rPr>
          <w:rFonts w:hint="eastAsia"/>
        </w:rPr>
        <w:t>开</w:t>
      </w:r>
      <w:r>
        <w:rPr>
          <w:rFonts w:hint="eastAsia"/>
        </w:rPr>
        <w:t>8]</w:t>
      </w:r>
      <w:r>
        <w:rPr>
          <w:rFonts w:hint="eastAsia"/>
        </w:rPr>
        <w:t>。</w:t>
      </w:r>
    </w:p>
    <w:p w14:paraId="26900968" w14:textId="77777777" w:rsidR="00F54B80" w:rsidRDefault="00000000">
      <w:pPr>
        <w:pStyle w:val="altz"/>
        <w:ind w:firstLine="480"/>
      </w:pPr>
      <w:r>
        <w:rPr>
          <w:rFonts w:hint="eastAsia"/>
        </w:rPr>
        <w:t>在此背景下，互联网与社交媒体的迅猛发展为青少年获取健康信息开辟了全新的、也是主要依赖的途径</w:t>
      </w:r>
      <w:r>
        <w:rPr>
          <w:rFonts w:hint="eastAsia"/>
        </w:rPr>
        <w:t xml:space="preserve"> [3, 4, </w:t>
      </w:r>
      <w:r>
        <w:rPr>
          <w:rFonts w:hint="eastAsia"/>
        </w:rPr>
        <w:t>开</w:t>
      </w:r>
      <w:r>
        <w:rPr>
          <w:rFonts w:hint="eastAsia"/>
        </w:rPr>
        <w:t>9]</w:t>
      </w:r>
      <w:r>
        <w:rPr>
          <w:rFonts w:hint="eastAsia"/>
        </w:rPr>
        <w:t>。以</w:t>
      </w:r>
      <w:proofErr w:type="gramStart"/>
      <w:r>
        <w:rPr>
          <w:rFonts w:hint="eastAsia"/>
        </w:rPr>
        <w:t>哔</w:t>
      </w:r>
      <w:proofErr w:type="gramEnd"/>
      <w:r>
        <w:rPr>
          <w:rFonts w:hint="eastAsia"/>
        </w:rPr>
        <w:t>哩哔哩（</w:t>
      </w:r>
      <w:r>
        <w:rPr>
          <w:rFonts w:hint="eastAsia"/>
        </w:rPr>
        <w:t>Bilibili</w:t>
      </w:r>
      <w:r>
        <w:rPr>
          <w:rFonts w:hint="eastAsia"/>
        </w:rPr>
        <w:t>）为代表的视频分享平台，因其庞大的年轻用户群体和高度互动的社区生态，已成为当代中国青少年探寻生殖健康知识的重要渠道</w:t>
      </w:r>
      <w:r>
        <w:rPr>
          <w:rFonts w:hint="eastAsia"/>
        </w:rPr>
        <w:t xml:space="preserve"> [</w:t>
      </w:r>
      <w:r>
        <w:rPr>
          <w:rFonts w:hint="eastAsia"/>
        </w:rPr>
        <w:t>开</w:t>
      </w:r>
      <w:r>
        <w:rPr>
          <w:rFonts w:hint="eastAsia"/>
        </w:rPr>
        <w:t>12]</w:t>
      </w:r>
      <w:r>
        <w:rPr>
          <w:rFonts w:hint="eastAsia"/>
        </w:rPr>
        <w:t>。然而，社交媒体是一柄双</w:t>
      </w:r>
      <w:proofErr w:type="gramStart"/>
      <w:r>
        <w:rPr>
          <w:rFonts w:hint="eastAsia"/>
        </w:rPr>
        <w:t>刃</w:t>
      </w:r>
      <w:proofErr w:type="gramEnd"/>
      <w:r>
        <w:rPr>
          <w:rFonts w:hint="eastAsia"/>
        </w:rPr>
        <w:t>剑。一方面，数字平台的匿名性、便捷性与广泛可及性，使其成为青少年在探寻避孕、性病防治等敏感话题时不可或缺的信息来源</w:t>
      </w:r>
      <w:r>
        <w:rPr>
          <w:rFonts w:hint="eastAsia"/>
        </w:rPr>
        <w:t xml:space="preserve"> [</w:t>
      </w:r>
      <w:r>
        <w:rPr>
          <w:rFonts w:hint="eastAsia"/>
        </w:rPr>
        <w:t>开</w:t>
      </w:r>
      <w:r>
        <w:rPr>
          <w:rFonts w:hint="eastAsia"/>
        </w:rPr>
        <w:t>9]</w:t>
      </w:r>
      <w:r>
        <w:rPr>
          <w:rFonts w:hint="eastAsia"/>
        </w:rPr>
        <w:t>；另一方面，平台上的健康信息质量良莠不齐，充斥着大量未经证实甚至错误的内容</w:t>
      </w:r>
      <w:r>
        <w:rPr>
          <w:rFonts w:hint="eastAsia"/>
        </w:rPr>
        <w:t xml:space="preserve"> [7, 14, </w:t>
      </w:r>
      <w:r>
        <w:rPr>
          <w:rFonts w:hint="eastAsia"/>
        </w:rPr>
        <w:t>开</w:t>
      </w:r>
      <w:r>
        <w:rPr>
          <w:rFonts w:hint="eastAsia"/>
        </w:rPr>
        <w:t xml:space="preserve">15, </w:t>
      </w:r>
      <w:r>
        <w:rPr>
          <w:rFonts w:hint="eastAsia"/>
        </w:rPr>
        <w:t>开</w:t>
      </w:r>
      <w:r>
        <w:rPr>
          <w:rFonts w:hint="eastAsia"/>
        </w:rPr>
        <w:t>16]</w:t>
      </w:r>
      <w:r>
        <w:rPr>
          <w:rFonts w:hint="eastAsia"/>
        </w:rPr>
        <w:t>。研究表明，社交媒体上娱乐性和挑逗性的内容远多于严肃的健康科普</w:t>
      </w:r>
      <w:r>
        <w:rPr>
          <w:rFonts w:hint="eastAsia"/>
        </w:rPr>
        <w:t xml:space="preserve"> [11]</w:t>
      </w:r>
      <w:r>
        <w:rPr>
          <w:rFonts w:hint="eastAsia"/>
        </w:rPr>
        <w:t>，且由专业医疗人员创作的高质量内容占比极低</w:t>
      </w:r>
      <w:r>
        <w:rPr>
          <w:rFonts w:hint="eastAsia"/>
        </w:rPr>
        <w:t xml:space="preserve"> [8]</w:t>
      </w:r>
      <w:r>
        <w:rPr>
          <w:rFonts w:hint="eastAsia"/>
        </w:rPr>
        <w:t>，这无疑对缺乏辨别能力的青少年构成了潜在风险。</w:t>
      </w:r>
    </w:p>
    <w:p w14:paraId="7F33C603" w14:textId="77777777" w:rsidR="00F54B80" w:rsidRDefault="00000000">
      <w:pPr>
        <w:pStyle w:val="altz"/>
        <w:ind w:firstLine="480"/>
      </w:pPr>
      <w:r>
        <w:rPr>
          <w:rFonts w:hint="eastAsia"/>
        </w:rPr>
        <w:t>值得注意的是，以往研究多聚焦于视频内容本身，却忽视了平台上由海量用户评论、</w:t>
      </w:r>
      <w:proofErr w:type="gramStart"/>
      <w:r>
        <w:rPr>
          <w:rFonts w:hint="eastAsia"/>
        </w:rPr>
        <w:t>弹幕及回复</w:t>
      </w:r>
      <w:proofErr w:type="gramEnd"/>
      <w:r>
        <w:rPr>
          <w:rFonts w:hint="eastAsia"/>
        </w:rPr>
        <w:t>所构成的“数字互动层”中蕴含的巨大价值。这些非正式、口语化的用户生成内容，真实地反映了青少年在生殖健康领域的具体困惑、知识盲区和核心诉求，构成了一个自发的“问答社区”</w:t>
      </w:r>
      <w:r>
        <w:rPr>
          <w:rFonts w:hint="eastAsia"/>
        </w:rPr>
        <w:t xml:space="preserve"> [</w:t>
      </w:r>
      <w:r>
        <w:rPr>
          <w:rFonts w:hint="eastAsia"/>
        </w:rPr>
        <w:t>开</w:t>
      </w:r>
      <w:r>
        <w:rPr>
          <w:rFonts w:hint="eastAsia"/>
        </w:rPr>
        <w:t xml:space="preserve">13, </w:t>
      </w:r>
      <w:r>
        <w:rPr>
          <w:rFonts w:hint="eastAsia"/>
        </w:rPr>
        <w:t>开</w:t>
      </w:r>
      <w:r>
        <w:rPr>
          <w:rFonts w:hint="eastAsia"/>
        </w:rPr>
        <w:t>14]</w:t>
      </w:r>
      <w:r>
        <w:rPr>
          <w:rFonts w:hint="eastAsia"/>
        </w:rPr>
        <w:t>。如何从这些海量、嘈杂、非结构化的文本中挖掘出有价值的真实问题，并将其转化为规范、科学、可用于健康教育的知识资源，是</w:t>
      </w:r>
      <w:r>
        <w:rPr>
          <w:rFonts w:hint="eastAsia"/>
        </w:rPr>
        <w:lastRenderedPageBreak/>
        <w:t>当前研究面临的核心挑战。</w:t>
      </w:r>
    </w:p>
    <w:p w14:paraId="2098A641" w14:textId="77777777" w:rsidR="00F54B80" w:rsidRDefault="00000000">
      <w:pPr>
        <w:pStyle w:val="altz"/>
        <w:ind w:firstLine="480"/>
      </w:pPr>
      <w:r>
        <w:rPr>
          <w:rFonts w:hint="eastAsia"/>
        </w:rPr>
        <w:t>与此同时，以大语言模型（</w:t>
      </w:r>
      <w:r>
        <w:rPr>
          <w:rFonts w:hint="eastAsia"/>
        </w:rPr>
        <w:t>Large Language Model, LLM</w:t>
      </w:r>
      <w:r>
        <w:rPr>
          <w:rFonts w:hint="eastAsia"/>
        </w:rPr>
        <w:t>）为代表的人工智能技术为此带来了前所未有的机遇。</w:t>
      </w:r>
      <w:r>
        <w:rPr>
          <w:rFonts w:hint="eastAsia"/>
        </w:rPr>
        <w:t>LLM</w:t>
      </w:r>
      <w:r>
        <w:rPr>
          <w:rFonts w:hint="eastAsia"/>
        </w:rPr>
        <w:t>在理解自然语言、生成文本和知识推理方面展现出强大能力</w:t>
      </w:r>
      <w:r>
        <w:rPr>
          <w:rFonts w:hint="eastAsia"/>
        </w:rPr>
        <w:t xml:space="preserve"> [21, </w:t>
      </w:r>
      <w:r>
        <w:rPr>
          <w:rFonts w:hint="eastAsia"/>
        </w:rPr>
        <w:t>开</w:t>
      </w:r>
      <w:r>
        <w:rPr>
          <w:rFonts w:hint="eastAsia"/>
        </w:rPr>
        <w:t>17]</w:t>
      </w:r>
      <w:r>
        <w:rPr>
          <w:rFonts w:hint="eastAsia"/>
        </w:rPr>
        <w:t>，在医疗问答领域已显现巨大潜力。研究证实，先进的</w:t>
      </w:r>
      <w:r>
        <w:rPr>
          <w:rFonts w:hint="eastAsia"/>
        </w:rPr>
        <w:t>AI</w:t>
      </w:r>
      <w:r>
        <w:rPr>
          <w:rFonts w:hint="eastAsia"/>
        </w:rPr>
        <w:t>模型不仅能高分通过执业医师资格考试</w:t>
      </w:r>
      <w:r>
        <w:rPr>
          <w:rFonts w:hint="eastAsia"/>
        </w:rPr>
        <w:t xml:space="preserve"> [22, 26]</w:t>
      </w:r>
      <w:r>
        <w:rPr>
          <w:rFonts w:hint="eastAsia"/>
        </w:rPr>
        <w:t>，其生成的回答在信息丰富度和共</w:t>
      </w:r>
      <w:proofErr w:type="gramStart"/>
      <w:r>
        <w:rPr>
          <w:rFonts w:hint="eastAsia"/>
        </w:rPr>
        <w:t>情表达</w:t>
      </w:r>
      <w:proofErr w:type="gramEnd"/>
      <w:r>
        <w:rPr>
          <w:rFonts w:hint="eastAsia"/>
        </w:rPr>
        <w:t>上甚至能超越人类医生</w:t>
      </w:r>
      <w:r>
        <w:rPr>
          <w:rFonts w:hint="eastAsia"/>
        </w:rPr>
        <w:t xml:space="preserve"> [23]</w:t>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000000">
      <w:pPr>
        <w:pStyle w:val="2"/>
        <w:spacing w:before="163" w:after="163"/>
        <w:rPr>
          <w:rFonts w:hint="eastAsia"/>
        </w:rPr>
      </w:pPr>
      <w:bookmarkStart w:id="4" w:name="_Toc226059637"/>
      <w:r>
        <w:rPr>
          <w:rFonts w:hint="eastAsia"/>
        </w:rPr>
        <w:t>研究意义</w:t>
      </w:r>
      <w:bookmarkEnd w:id="4"/>
    </w:p>
    <w:p w14:paraId="017DD6E3" w14:textId="77777777" w:rsidR="00F54B80" w:rsidRDefault="00000000">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000000">
      <w:pPr>
        <w:pStyle w:val="3"/>
        <w:spacing w:before="163"/>
        <w:rPr>
          <w:rFonts w:hint="eastAsia"/>
        </w:rPr>
      </w:pPr>
      <w:bookmarkStart w:id="5" w:name="_Toc226059638"/>
      <w:r>
        <w:t>理论意义</w:t>
      </w:r>
      <w:bookmarkEnd w:id="5"/>
    </w:p>
    <w:p w14:paraId="1D658F12" w14:textId="77777777" w:rsidR="00F54B80" w:rsidRDefault="00000000">
      <w:pPr>
        <w:pStyle w:val="altz"/>
        <w:ind w:firstLine="480"/>
      </w:pPr>
      <w:r>
        <w:t>首先，本研究拓展了社交媒体健康传播的研究对象。以往研究多集中于分析视频或文章等</w:t>
      </w:r>
      <w:r>
        <w:t>“</w:t>
      </w:r>
      <w:r>
        <w:t>发布端</w:t>
      </w:r>
      <w:r>
        <w:t>”</w:t>
      </w:r>
      <w:r>
        <w:t>内容</w:t>
      </w:r>
      <w:r>
        <w:t xml:space="preserve"> [7, 8]</w:t>
      </w:r>
      <w:r>
        <w:t>，本研究则将焦点下沉至用户评论、弹幕等</w:t>
      </w:r>
      <w:r>
        <w:t>“</w:t>
      </w:r>
      <w:r>
        <w:t>接收与互动端</w:t>
      </w:r>
      <w:r>
        <w:t>”</w:t>
      </w:r>
      <w:r>
        <w:t>，将这些海量的用户生成内容（</w:t>
      </w:r>
      <w:r>
        <w:t>UGC</w:t>
      </w:r>
      <w:r>
        <w:t>）视为一种反映真实需求的</w:t>
      </w:r>
      <w:r>
        <w:t>“</w:t>
      </w:r>
      <w:r>
        <w:t>问题语料库</w:t>
      </w:r>
      <w:r>
        <w:t>”</w:t>
      </w:r>
      <w:r>
        <w:t>，从而深化了对社交媒体健康信息生态系统内部循环的理解。</w:t>
      </w:r>
    </w:p>
    <w:p w14:paraId="5C2E6168" w14:textId="77777777" w:rsidR="00F54B80" w:rsidRDefault="00000000">
      <w:pPr>
        <w:pStyle w:val="altz"/>
        <w:ind w:firstLine="480"/>
      </w:pPr>
      <w:r>
        <w:t>其次，本研究丰富了青少年生殖健康信息需求的识别路径。传统的需求分析多依赖问卷调查或访谈，可能存在样本偏差和社会期许效应</w:t>
      </w:r>
      <w:r>
        <w:t xml:space="preserve"> [</w:t>
      </w:r>
      <w:r>
        <w:t>开</w:t>
      </w:r>
      <w:r>
        <w:t>5]</w:t>
      </w:r>
      <w:r>
        <w:t>。本研究采用大数据与自然语言处理技术，直接从青少年自发的、匿名的网络言论中挖掘问题，为理解其真实、隐秘的知识盲区与情感诉求提供了一条更为直接和规模化的研究路径</w:t>
      </w:r>
      <w:r>
        <w:t xml:space="preserve"> [16, 17]</w:t>
      </w:r>
      <w:r>
        <w:t>。</w:t>
      </w:r>
    </w:p>
    <w:p w14:paraId="7A5BB1A3" w14:textId="77777777" w:rsidR="00F54B80" w:rsidRDefault="00000000">
      <w:pPr>
        <w:pStyle w:val="altz"/>
        <w:ind w:firstLine="480"/>
      </w:pPr>
      <w:r>
        <w:t>最后，本研究探索了大语言模型在中文健康教育语境下的创新应用模式。通过构建从</w:t>
      </w:r>
      <w:r>
        <w:t>“</w:t>
      </w:r>
      <w:r>
        <w:t>非正式用户提问</w:t>
      </w:r>
      <w:r>
        <w:t>”</w:t>
      </w:r>
      <w:r>
        <w:t>到</w:t>
      </w:r>
      <w:r>
        <w:t>“</w:t>
      </w:r>
      <w:r>
        <w:t>规范化问答对</w:t>
      </w:r>
      <w:r>
        <w:t>”</w:t>
      </w:r>
      <w:r>
        <w:t>再到</w:t>
      </w:r>
      <w:r>
        <w:t>“</w:t>
      </w:r>
      <w:r>
        <w:t>领域微调模型</w:t>
      </w:r>
      <w:r>
        <w:t>”</w:t>
      </w:r>
      <w:r>
        <w:t>的</w:t>
      </w:r>
      <w:proofErr w:type="gramStart"/>
      <w:r>
        <w:t>完整技术</w:t>
      </w:r>
      <w:proofErr w:type="gramEnd"/>
      <w:r>
        <w:t>链路，本研究不仅检验了</w:t>
      </w:r>
      <w:r>
        <w:t>LLM</w:t>
      </w:r>
      <w:r>
        <w:t>在处理真实、复杂、口语</w:t>
      </w:r>
      <w:proofErr w:type="gramStart"/>
      <w:r>
        <w:t>化健康</w:t>
      </w:r>
      <w:proofErr w:type="gramEnd"/>
      <w:r>
        <w:t>咨询时的能力与局限，也为如何将通用</w:t>
      </w:r>
      <w:r>
        <w:t>AI</w:t>
      </w:r>
      <w:r>
        <w:t>技术转化为服务于特定教育场景的</w:t>
      </w:r>
      <w:r>
        <w:t>“</w:t>
      </w:r>
      <w:r>
        <w:t>领域专家</w:t>
      </w:r>
      <w:r>
        <w:t>”</w:t>
      </w:r>
      <w:r>
        <w:t>系统提供了方法论上的探索与实证</w:t>
      </w:r>
      <w:r>
        <w:t xml:space="preserve"> [21, 27]</w:t>
      </w:r>
      <w:r>
        <w:t>。</w:t>
      </w:r>
    </w:p>
    <w:p w14:paraId="3752111D" w14:textId="77777777" w:rsidR="00F54B80" w:rsidRDefault="00000000">
      <w:pPr>
        <w:pStyle w:val="3"/>
        <w:spacing w:before="163"/>
        <w:rPr>
          <w:rFonts w:hint="eastAsia"/>
        </w:rPr>
      </w:pPr>
      <w:bookmarkStart w:id="6" w:name="_Toc226059639"/>
      <w:r>
        <w:rPr>
          <w:rFonts w:hint="eastAsia"/>
        </w:rPr>
        <w:t>实践意义</w:t>
      </w:r>
      <w:bookmarkEnd w:id="6"/>
    </w:p>
    <w:p w14:paraId="626763CB" w14:textId="77777777" w:rsidR="00F54B80" w:rsidRDefault="00000000">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w:t>
      </w:r>
      <w:proofErr w:type="gramStart"/>
      <w:r>
        <w:rPr>
          <w:rFonts w:hint="eastAsia"/>
        </w:rPr>
        <w:t>最</w:t>
      </w:r>
      <w:proofErr w:type="gramEnd"/>
      <w:r>
        <w:rPr>
          <w:rFonts w:hint="eastAsia"/>
        </w:rPr>
        <w:t>核心的关注点、知识盲区与常见误解，为政府、学校及公共卫生机构制定更具针对性的教育大纲和干预策略提供坚实的数据依据</w:t>
      </w:r>
      <w:r>
        <w:rPr>
          <w:rFonts w:hint="eastAsia"/>
        </w:rPr>
        <w:t xml:space="preserve"> [</w:t>
      </w:r>
      <w:r>
        <w:rPr>
          <w:rFonts w:hint="eastAsia"/>
        </w:rPr>
        <w:t>开</w:t>
      </w:r>
      <w:r>
        <w:rPr>
          <w:rFonts w:hint="eastAsia"/>
        </w:rPr>
        <w:t>5]</w:t>
      </w:r>
      <w:r>
        <w:rPr>
          <w:rFonts w:hint="eastAsia"/>
        </w:rPr>
        <w:t>。</w:t>
      </w:r>
    </w:p>
    <w:p w14:paraId="5D42B6CC" w14:textId="77777777" w:rsidR="00F54B80" w:rsidRDefault="00000000">
      <w:pPr>
        <w:pStyle w:val="altz"/>
        <w:ind w:firstLine="480"/>
      </w:pPr>
      <w:r>
        <w:rPr>
          <w:rFonts w:hint="eastAsia"/>
        </w:rPr>
        <w:t>第二，为平台健康内容治理与科普创作优化提供科学依据。研究结果可以帮助</w:t>
      </w:r>
      <w:r>
        <w:rPr>
          <w:rFonts w:hint="eastAsia"/>
        </w:rPr>
        <w:t>Bili</w:t>
      </w:r>
      <w:r>
        <w:rPr>
          <w:rFonts w:hint="eastAsia"/>
        </w:rPr>
        <w:lastRenderedPageBreak/>
        <w:t>bili</w:t>
      </w:r>
      <w:r>
        <w:rPr>
          <w:rFonts w:hint="eastAsia"/>
        </w:rPr>
        <w:t>等社交媒体平台更好地识别高质量健康内容与用户的真实需求，从而优化其推荐算法与内容审核机制。同时，研究揭示的青少年提问偏好与表达方式，也能为专业科普创作者（如医生、健康机构）提供指南，帮助他们创作出更贴近年轻受众、传播效果更佳的作品</w:t>
      </w:r>
      <w:r>
        <w:rPr>
          <w:rFonts w:hint="eastAsia"/>
        </w:rPr>
        <w:t xml:space="preserve"> [15]</w:t>
      </w:r>
      <w:r>
        <w:rPr>
          <w:rFonts w:hint="eastAsia"/>
        </w:rPr>
        <w:t>。</w:t>
      </w:r>
    </w:p>
    <w:p w14:paraId="70045075" w14:textId="77777777" w:rsidR="00F54B80" w:rsidRDefault="00000000">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Pr>
          <w:rFonts w:hint="eastAsia"/>
        </w:rPr>
        <w:t>7x24</w:t>
      </w:r>
      <w:r>
        <w:rPr>
          <w:rFonts w:hint="eastAsia"/>
        </w:rPr>
        <w:t>小时、私密、可靠且富有</w:t>
      </w:r>
      <w:proofErr w:type="gramStart"/>
      <w:r>
        <w:rPr>
          <w:rFonts w:hint="eastAsia"/>
        </w:rPr>
        <w:t>同理心</w:t>
      </w:r>
      <w:proofErr w:type="gramEnd"/>
      <w:r>
        <w:rPr>
          <w:rFonts w:hint="eastAsia"/>
        </w:rPr>
        <w:t>的信息获取渠道</w:t>
      </w:r>
      <w:r>
        <w:rPr>
          <w:rFonts w:hint="eastAsia"/>
        </w:rPr>
        <w:t xml:space="preserve"> [28]</w:t>
      </w:r>
      <w:r>
        <w:rPr>
          <w:rFonts w:hint="eastAsia"/>
        </w:rPr>
        <w:t>。</w:t>
      </w:r>
    </w:p>
    <w:p w14:paraId="08B3F288" w14:textId="77777777" w:rsidR="00F54B80" w:rsidRDefault="00000000">
      <w:pPr>
        <w:pStyle w:val="2"/>
        <w:spacing w:before="163" w:after="163"/>
        <w:rPr>
          <w:rFonts w:hint="eastAsia"/>
        </w:rPr>
      </w:pPr>
      <w:bookmarkStart w:id="7" w:name="_Toc226059640"/>
      <w:r>
        <w:rPr>
          <w:rFonts w:hint="eastAsia"/>
        </w:rPr>
        <w:t>国内外研究现状</w:t>
      </w:r>
      <w:bookmarkEnd w:id="7"/>
    </w:p>
    <w:p w14:paraId="3C090FF2" w14:textId="77777777" w:rsidR="00F54B80" w:rsidRDefault="00000000">
      <w:pPr>
        <w:pStyle w:val="3"/>
        <w:spacing w:before="163"/>
        <w:rPr>
          <w:rFonts w:hint="eastAsia"/>
        </w:rPr>
      </w:pPr>
      <w:bookmarkStart w:id="8" w:name="_Toc226059641"/>
      <w:r>
        <w:rPr>
          <w:rFonts w:hint="eastAsia"/>
        </w:rPr>
        <w:t>青少年生殖健康教育研究现状</w:t>
      </w:r>
      <w:bookmarkEnd w:id="8"/>
    </w:p>
    <w:p w14:paraId="42B593C0" w14:textId="77777777" w:rsidR="00F54B80" w:rsidRDefault="00000000">
      <w:pPr>
        <w:pStyle w:val="altz"/>
        <w:ind w:firstLine="480"/>
      </w:pPr>
      <w:r>
        <w:rPr>
          <w:rFonts w:hint="eastAsia"/>
        </w:rPr>
        <w:t>国内外研究均证实，尽管全面性教育的理念已获广泛认可</w:t>
      </w:r>
      <w:r>
        <w:rPr>
          <w:rFonts w:hint="eastAsia"/>
        </w:rPr>
        <w:t xml:space="preserve"> [1]</w:t>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Pr>
          <w:rFonts w:hint="eastAsia"/>
        </w:rPr>
        <w:t xml:space="preserve"> [6, </w:t>
      </w:r>
      <w:r>
        <w:rPr>
          <w:rFonts w:hint="eastAsia"/>
        </w:rPr>
        <w:t>开</w:t>
      </w:r>
      <w:r>
        <w:rPr>
          <w:rFonts w:hint="eastAsia"/>
        </w:rPr>
        <w:t>8]</w:t>
      </w:r>
      <w:r>
        <w:rPr>
          <w:rFonts w:hint="eastAsia"/>
        </w:rPr>
        <w:t>。知识的缺乏被证实与高风险性行为显著正相关</w:t>
      </w:r>
      <w:r>
        <w:rPr>
          <w:rFonts w:hint="eastAsia"/>
        </w:rPr>
        <w:t xml:space="preserve"> [5]</w:t>
      </w:r>
      <w:r>
        <w:rPr>
          <w:rFonts w:hint="eastAsia"/>
        </w:rPr>
        <w:t>。为弥补线下教育的不足，基于网络的数字健康干预应运而生，且多项系统综述与</w:t>
      </w:r>
      <w:r>
        <w:rPr>
          <w:rFonts w:hint="eastAsia"/>
        </w:rPr>
        <w:t>Meta</w:t>
      </w:r>
      <w:r>
        <w:rPr>
          <w:rFonts w:hint="eastAsia"/>
        </w:rPr>
        <w:t>分析已证明，网络干预能有效提升青少年的相关知识、态度与行为</w:t>
      </w:r>
      <w:r>
        <w:rPr>
          <w:rFonts w:hint="eastAsia"/>
        </w:rPr>
        <w:t xml:space="preserve"> [3]</w:t>
      </w:r>
      <w:r>
        <w:rPr>
          <w:rFonts w:hint="eastAsia"/>
        </w:rPr>
        <w:t>。然而，青少年在线提出的真实问题类型多样，反映出传统教育未能满足的细分需求</w:t>
      </w:r>
      <w:r>
        <w:rPr>
          <w:rFonts w:hint="eastAsia"/>
        </w:rPr>
        <w:t xml:space="preserve"> [4]</w:t>
      </w:r>
      <w:r>
        <w:rPr>
          <w:rFonts w:hint="eastAsia"/>
        </w:rPr>
        <w:t>。</w:t>
      </w:r>
    </w:p>
    <w:p w14:paraId="42413D09" w14:textId="77777777" w:rsidR="00F54B80" w:rsidRDefault="00000000">
      <w:pPr>
        <w:pStyle w:val="3"/>
        <w:spacing w:before="163"/>
        <w:rPr>
          <w:rFonts w:hint="eastAsia"/>
        </w:rPr>
      </w:pPr>
      <w:bookmarkStart w:id="9" w:name="_Toc226059642"/>
      <w:r>
        <w:rPr>
          <w:rFonts w:hint="eastAsia"/>
        </w:rPr>
        <w:t>社交媒体健康传播研究现状</w:t>
      </w:r>
      <w:bookmarkEnd w:id="9"/>
    </w:p>
    <w:p w14:paraId="5BCF5F7B" w14:textId="77777777" w:rsidR="00F54B80" w:rsidRDefault="00000000">
      <w:pPr>
        <w:pStyle w:val="altz"/>
        <w:ind w:firstLine="480"/>
      </w:pPr>
      <w:r>
        <w:rPr>
          <w:rFonts w:hint="eastAsia"/>
        </w:rPr>
        <w:t>社交媒体已成为青少年获取健康信息，特别是敏感健康话题的主要渠道</w:t>
      </w:r>
      <w:r>
        <w:rPr>
          <w:rFonts w:hint="eastAsia"/>
        </w:rPr>
        <w:t xml:space="preserve"> [7]</w:t>
      </w:r>
      <w:r>
        <w:rPr>
          <w:rFonts w:hint="eastAsia"/>
        </w:rPr>
        <w:t>。然而，平台上的内容生态却令人担忧。一方面，研究发现社交媒体上与“性”相关的内容中，娱乐化、挑逗性的内容远超严肃的健康教育内容</w:t>
      </w:r>
      <w:r>
        <w:rPr>
          <w:rFonts w:hint="eastAsia"/>
        </w:rPr>
        <w:t xml:space="preserve"> [11]</w:t>
      </w:r>
      <w:r>
        <w:rPr>
          <w:rFonts w:hint="eastAsia"/>
        </w:rPr>
        <w:t>，专业人士的参与度严重不足</w:t>
      </w:r>
      <w:r>
        <w:rPr>
          <w:rFonts w:hint="eastAsia"/>
        </w:rPr>
        <w:t xml:space="preserve"> [8]</w:t>
      </w:r>
      <w:r>
        <w:rPr>
          <w:rFonts w:hint="eastAsia"/>
        </w:rPr>
        <w:t>。另一方面，健康误导信息（</w:t>
      </w:r>
      <w:r>
        <w:rPr>
          <w:rFonts w:hint="eastAsia"/>
        </w:rPr>
        <w:t>Misinformation</w:t>
      </w:r>
      <w:r>
        <w:rPr>
          <w:rFonts w:hint="eastAsia"/>
        </w:rPr>
        <w:t>）在社交媒体上普遍存在，其流行率在某些主题上甚至超过</w:t>
      </w:r>
      <w:r>
        <w:rPr>
          <w:rFonts w:hint="eastAsia"/>
        </w:rPr>
        <w:t>50% [14]</w:t>
      </w:r>
      <w:r>
        <w:rPr>
          <w:rFonts w:hint="eastAsia"/>
        </w:rPr>
        <w:t>。尽管如此，社交媒体的互动特性也展现出积极潜力，高质量的科普视频能获得更多积极的用户反馈</w:t>
      </w:r>
      <w:r>
        <w:rPr>
          <w:rFonts w:hint="eastAsia"/>
        </w:rPr>
        <w:t xml:space="preserve"> [</w:t>
      </w:r>
      <w:r>
        <w:rPr>
          <w:rFonts w:hint="eastAsia"/>
        </w:rPr>
        <w:t>开</w:t>
      </w:r>
      <w:r>
        <w:rPr>
          <w:rFonts w:hint="eastAsia"/>
        </w:rPr>
        <w:t>14]</w:t>
      </w:r>
      <w:r>
        <w:rPr>
          <w:rFonts w:hint="eastAsia"/>
        </w:rPr>
        <w:t>，而用户生成内容（</w:t>
      </w:r>
      <w:r>
        <w:rPr>
          <w:rFonts w:hint="eastAsia"/>
        </w:rPr>
        <w:t>UGC</w:t>
      </w:r>
      <w:r>
        <w:rPr>
          <w:rFonts w:hint="eastAsia"/>
        </w:rPr>
        <w:t>）的真实分享有助于相关话题的“去污名化”</w:t>
      </w:r>
      <w:r>
        <w:rPr>
          <w:rFonts w:hint="eastAsia"/>
        </w:rPr>
        <w:t xml:space="preserve"> [10]</w:t>
      </w:r>
      <w:r>
        <w:rPr>
          <w:rFonts w:hint="eastAsia"/>
        </w:rPr>
        <w:t>。</w:t>
      </w:r>
    </w:p>
    <w:p w14:paraId="29E927F1" w14:textId="77777777" w:rsidR="00F54B80" w:rsidRDefault="00000000">
      <w:pPr>
        <w:pStyle w:val="3"/>
        <w:spacing w:before="163" w:after="163"/>
        <w:rPr>
          <w:rFonts w:hint="eastAsia"/>
        </w:rPr>
      </w:pPr>
      <w:bookmarkStart w:id="10" w:name="_Toc226059643"/>
      <w:r>
        <w:rPr>
          <w:rFonts w:hint="eastAsia"/>
        </w:rPr>
        <w:t>评论文本挖掘与问题分类研究现状</w:t>
      </w:r>
      <w:bookmarkEnd w:id="10"/>
    </w:p>
    <w:p w14:paraId="70AE0145" w14:textId="77777777" w:rsidR="00F54B80" w:rsidRDefault="00000000">
      <w:pPr>
        <w:pStyle w:val="altz"/>
        <w:ind w:firstLine="480"/>
      </w:pPr>
      <w:r>
        <w:rPr>
          <w:rFonts w:hint="eastAsia"/>
        </w:rPr>
        <w:t>利用自然语言处理（</w:t>
      </w:r>
      <w:r>
        <w:rPr>
          <w:rFonts w:hint="eastAsia"/>
        </w:rPr>
        <w:t>NLP</w:t>
      </w:r>
      <w:r>
        <w:rPr>
          <w:rFonts w:hint="eastAsia"/>
        </w:rPr>
        <w:t>）技术分析在线健康社区的用户提问已成为一个活跃的研究领域。早期的研究利用传统机器学习方法（如</w:t>
      </w:r>
      <w:r>
        <w:rPr>
          <w:rFonts w:hint="eastAsia"/>
        </w:rPr>
        <w:t>SVM</w:t>
      </w:r>
      <w:r>
        <w:rPr>
          <w:rFonts w:hint="eastAsia"/>
        </w:rPr>
        <w:t>）对中文健康问题进行分类，并构建了相应的分类体系，证明了对用户提问进行自动化归类的可行性</w:t>
      </w:r>
      <w:r>
        <w:rPr>
          <w:rFonts w:hint="eastAsia"/>
        </w:rPr>
        <w:t xml:space="preserve"> [17]</w:t>
      </w:r>
      <w:r>
        <w:rPr>
          <w:rFonts w:hint="eastAsia"/>
        </w:rPr>
        <w:t>。随着深度学习的发展，基于</w:t>
      </w:r>
      <w:r>
        <w:rPr>
          <w:rFonts w:hint="eastAsia"/>
        </w:rPr>
        <w:t>BERT</w:t>
      </w:r>
      <w:r>
        <w:rPr>
          <w:rFonts w:hint="eastAsia"/>
        </w:rPr>
        <w:t>等</w:t>
      </w:r>
      <w:proofErr w:type="gramStart"/>
      <w:r>
        <w:rPr>
          <w:rFonts w:hint="eastAsia"/>
        </w:rPr>
        <w:t>预训练</w:t>
      </w:r>
      <w:proofErr w:type="gramEnd"/>
      <w:r>
        <w:rPr>
          <w:rFonts w:hint="eastAsia"/>
        </w:rPr>
        <w:t>语言模型的分类方法在准确率上取得了显著提升，能够更精准地捕捉用户提问的意图</w:t>
      </w:r>
      <w:r>
        <w:rPr>
          <w:rFonts w:hint="eastAsia"/>
        </w:rPr>
        <w:t xml:space="preserve"> [20]</w:t>
      </w:r>
      <w:r>
        <w:rPr>
          <w:rFonts w:hint="eastAsia"/>
        </w:rPr>
        <w:t>。此外，主题模型等</w:t>
      </w:r>
      <w:proofErr w:type="gramStart"/>
      <w:r>
        <w:rPr>
          <w:rFonts w:hint="eastAsia"/>
        </w:rPr>
        <w:t>非监督</w:t>
      </w:r>
      <w:proofErr w:type="gramEnd"/>
      <w:r>
        <w:rPr>
          <w:rFonts w:hint="eastAsia"/>
        </w:rPr>
        <w:t>方法也被用于挖掘用户讨论</w:t>
      </w:r>
      <w:r>
        <w:rPr>
          <w:rFonts w:hint="eastAsia"/>
        </w:rPr>
        <w:lastRenderedPageBreak/>
        <w:t>的潜在主题，例如有研究利用该方法发现了知乎社区中男女性教育关注点的差异</w:t>
      </w:r>
      <w:r>
        <w:rPr>
          <w:rFonts w:hint="eastAsia"/>
        </w:rPr>
        <w:t xml:space="preserve"> [16]</w:t>
      </w:r>
      <w:r>
        <w:rPr>
          <w:rFonts w:hint="eastAsia"/>
        </w:rPr>
        <w:t>。</w:t>
      </w:r>
    </w:p>
    <w:p w14:paraId="14FA8DB8" w14:textId="77777777" w:rsidR="00F54B80" w:rsidRDefault="00000000">
      <w:pPr>
        <w:pStyle w:val="3"/>
        <w:spacing w:before="163"/>
        <w:rPr>
          <w:rFonts w:hint="eastAsia"/>
        </w:rPr>
      </w:pPr>
      <w:bookmarkStart w:id="11" w:name="_Toc226059644"/>
      <w:r>
        <w:rPr>
          <w:rFonts w:hint="eastAsia"/>
        </w:rPr>
        <w:t>大语言模型在医疗问答中的应用现状</w:t>
      </w:r>
      <w:bookmarkEnd w:id="11"/>
    </w:p>
    <w:p w14:paraId="6B1B8DEE" w14:textId="77777777" w:rsidR="00F54B80" w:rsidRDefault="00000000">
      <w:pPr>
        <w:pStyle w:val="altz"/>
        <w:ind w:firstLine="480"/>
      </w:pPr>
      <w:r>
        <w:rPr>
          <w:rFonts w:hint="eastAsia"/>
        </w:rPr>
        <w:t>大语言模型（</w:t>
      </w:r>
      <w:r>
        <w:rPr>
          <w:rFonts w:hint="eastAsia"/>
        </w:rPr>
        <w:t>LLM</w:t>
      </w:r>
      <w:r>
        <w:rPr>
          <w:rFonts w:hint="eastAsia"/>
        </w:rPr>
        <w:t>）的崛起为医疗问答领域带来了革命性突破。研究表明，以</w:t>
      </w:r>
      <w:r>
        <w:rPr>
          <w:rFonts w:hint="eastAsia"/>
        </w:rPr>
        <w:t>ChatGPT</w:t>
      </w:r>
      <w:r>
        <w:rPr>
          <w:rFonts w:hint="eastAsia"/>
        </w:rPr>
        <w:t>为代表的通用</w:t>
      </w:r>
      <w:r>
        <w:rPr>
          <w:rFonts w:hint="eastAsia"/>
        </w:rPr>
        <w:t>LLM</w:t>
      </w:r>
      <w:r>
        <w:rPr>
          <w:rFonts w:hint="eastAsia"/>
        </w:rPr>
        <w:t>无需专门训练即可通过美国执业医师资格考试（</w:t>
      </w:r>
      <w:r>
        <w:rPr>
          <w:rFonts w:hint="eastAsia"/>
        </w:rPr>
        <w:t>USMLE</w:t>
      </w:r>
      <w:r>
        <w:rPr>
          <w:rFonts w:hint="eastAsia"/>
        </w:rPr>
        <w:t>），展现了其强大的医学知识储备</w:t>
      </w:r>
      <w:r>
        <w:rPr>
          <w:rFonts w:hint="eastAsia"/>
        </w:rPr>
        <w:t xml:space="preserve"> [26]</w:t>
      </w:r>
      <w:r>
        <w:rPr>
          <w:rFonts w:hint="eastAsia"/>
        </w:rPr>
        <w:t>。在回答真实患者问题时，</w:t>
      </w:r>
      <w:r>
        <w:rPr>
          <w:rFonts w:hint="eastAsia"/>
        </w:rPr>
        <w:t>LLM</w:t>
      </w:r>
      <w:r>
        <w:rPr>
          <w:rFonts w:hint="eastAsia"/>
        </w:rPr>
        <w:t>的表现甚至在信息质量和共</w:t>
      </w:r>
      <w:proofErr w:type="gramStart"/>
      <w:r>
        <w:rPr>
          <w:rFonts w:hint="eastAsia"/>
        </w:rPr>
        <w:t>情表达</w:t>
      </w:r>
      <w:proofErr w:type="gramEnd"/>
      <w:r>
        <w:rPr>
          <w:rFonts w:hint="eastAsia"/>
        </w:rPr>
        <w:t>上优于人类医生</w:t>
      </w:r>
      <w:r>
        <w:rPr>
          <w:rFonts w:hint="eastAsia"/>
        </w:rPr>
        <w:t xml:space="preserve"> [23]</w:t>
      </w:r>
      <w:r>
        <w:rPr>
          <w:rFonts w:hint="eastAsia"/>
        </w:rPr>
        <w:t>。经过医疗领域专门微调的模型，</w:t>
      </w:r>
      <w:proofErr w:type="gramStart"/>
      <w:r>
        <w:rPr>
          <w:rFonts w:hint="eastAsia"/>
        </w:rPr>
        <w:t>如谷歌的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Pr>
          <w:rFonts w:hint="eastAsia"/>
        </w:rPr>
        <w:t xml:space="preserve"> [22]</w:t>
      </w:r>
      <w:r>
        <w:rPr>
          <w:rFonts w:hint="eastAsia"/>
        </w:rPr>
        <w:t>。针对中文医疗场景，国内也已涌现出性能媲美</w:t>
      </w:r>
      <w:r>
        <w:rPr>
          <w:rFonts w:hint="eastAsia"/>
        </w:rPr>
        <w:t>GPT-4</w:t>
      </w:r>
      <w:r>
        <w:rPr>
          <w:rFonts w:hint="eastAsia"/>
        </w:rPr>
        <w:t>的</w:t>
      </w:r>
      <w:proofErr w:type="gramStart"/>
      <w:r>
        <w:rPr>
          <w:rFonts w:hint="eastAsia"/>
        </w:rPr>
        <w:t>垂域大</w:t>
      </w:r>
      <w:proofErr w:type="gramEnd"/>
      <w:r>
        <w:rPr>
          <w:rFonts w:hint="eastAsia"/>
        </w:rPr>
        <w:t>模型</w:t>
      </w:r>
      <w:r>
        <w:rPr>
          <w:rFonts w:hint="eastAsia"/>
        </w:rPr>
        <w:t xml:space="preserve"> [24]</w:t>
      </w:r>
      <w:r>
        <w:rPr>
          <w:rFonts w:hint="eastAsia"/>
        </w:rPr>
        <w:t>。尽管</w:t>
      </w:r>
      <w:r>
        <w:rPr>
          <w:rFonts w:hint="eastAsia"/>
        </w:rPr>
        <w:t>LLM</w:t>
      </w:r>
      <w:r>
        <w:rPr>
          <w:rFonts w:hint="eastAsia"/>
        </w:rPr>
        <w:t>在准确性、可靠性上取得了巨大进步</w:t>
      </w:r>
      <w:r>
        <w:rPr>
          <w:rFonts w:hint="eastAsia"/>
        </w:rPr>
        <w:t xml:space="preserve"> [25]</w:t>
      </w:r>
      <w:r>
        <w:rPr>
          <w:rFonts w:hint="eastAsia"/>
        </w:rPr>
        <w:t>，但“幻觉”（</w:t>
      </w:r>
      <w:r>
        <w:rPr>
          <w:rFonts w:hint="eastAsia"/>
        </w:rPr>
        <w:t>Hallucination</w:t>
      </w:r>
      <w:r>
        <w:rPr>
          <w:rFonts w:hint="eastAsia"/>
        </w:rPr>
        <w:t>）问题和伦理风险依然是其应用于高风险医疗领域前必须解决的关键挑战</w:t>
      </w:r>
      <w:r>
        <w:rPr>
          <w:rFonts w:hint="eastAsia"/>
        </w:rPr>
        <w:t xml:space="preserve"> [21]</w:t>
      </w:r>
      <w:r>
        <w:rPr>
          <w:rFonts w:hint="eastAsia"/>
        </w:rPr>
        <w:t>。</w:t>
      </w:r>
    </w:p>
    <w:p w14:paraId="533BB703" w14:textId="77777777" w:rsidR="00F54B80" w:rsidRDefault="00000000">
      <w:pPr>
        <w:pStyle w:val="3"/>
        <w:spacing w:before="163"/>
        <w:rPr>
          <w:rFonts w:hint="eastAsia"/>
        </w:rPr>
      </w:pPr>
      <w:bookmarkStart w:id="12" w:name="_Toc226059645"/>
      <w:r>
        <w:rPr>
          <w:rFonts w:hint="eastAsia"/>
        </w:rPr>
        <w:t>现有研究不足</w:t>
      </w:r>
      <w:bookmarkEnd w:id="12"/>
    </w:p>
    <w:p w14:paraId="3011A1BC" w14:textId="77777777" w:rsidR="00F54B80" w:rsidRDefault="00000000">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w:t>
      </w:r>
      <w:proofErr w:type="gramStart"/>
      <w:r>
        <w:rPr>
          <w:rFonts w:hint="eastAsia"/>
        </w:rPr>
        <w:t>医疗大</w:t>
      </w:r>
      <w:proofErr w:type="gramEnd"/>
      <w:r>
        <w:rPr>
          <w:rFonts w:hint="eastAsia"/>
        </w:rPr>
        <w:t>模型，但针对“中国青少年生殖健康”这一高度特定且文化敏感的细分领域的模型微调与应用评估，仍是无人涉足的领域。</w:t>
      </w:r>
    </w:p>
    <w:p w14:paraId="7A6BF224" w14:textId="77777777" w:rsidR="00F54B80" w:rsidRDefault="00000000">
      <w:pPr>
        <w:pStyle w:val="2"/>
        <w:spacing w:before="163" w:after="163"/>
        <w:rPr>
          <w:rFonts w:hint="eastAsia"/>
        </w:rPr>
      </w:pPr>
      <w:bookmarkStart w:id="13" w:name="_Toc226059646"/>
      <w:r>
        <w:rPr>
          <w:rFonts w:hint="eastAsia"/>
        </w:rPr>
        <w:t>研究目标与研究内容</w:t>
      </w:r>
      <w:bookmarkEnd w:id="13"/>
    </w:p>
    <w:p w14:paraId="742C5714" w14:textId="77777777" w:rsidR="00F54B80" w:rsidRDefault="00000000">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平台与青少年生殖健康相关的海量用户评论数据，依托大数据分析与大语言模型技术，旨在实现以下研究目标。</w:t>
      </w:r>
    </w:p>
    <w:p w14:paraId="2A050B2B" w14:textId="77777777" w:rsidR="00F54B80" w:rsidRDefault="00000000">
      <w:pPr>
        <w:pStyle w:val="altz"/>
        <w:numPr>
          <w:ilvl w:val="0"/>
          <w:numId w:val="4"/>
        </w:numPr>
        <w:ind w:firstLineChars="0"/>
      </w:pPr>
      <w:commentRangeStart w:id="14"/>
      <w:r>
        <w:rPr>
          <w:rFonts w:hint="eastAsia"/>
        </w:rPr>
        <w:t>青少年生殖健康问题分类分析研究：对青少年在社交媒体上提出的真实健康问题进行系统性的识别、提取与分类，揭示其核心关注点、信息需求与知识盲区。</w:t>
      </w:r>
    </w:p>
    <w:p w14:paraId="1E8A2CDE" w14:textId="77777777" w:rsidR="00F54B80" w:rsidRDefault="00000000">
      <w:pPr>
        <w:pStyle w:val="altz"/>
        <w:numPr>
          <w:ilvl w:val="0"/>
          <w:numId w:val="4"/>
        </w:numPr>
        <w:ind w:firstLineChars="0"/>
      </w:pPr>
      <w:r>
        <w:rPr>
          <w:rFonts w:hint="eastAsia"/>
        </w:rPr>
        <w:t>问题规范化与问答生成：利用大语言模型，将用户提出的口语化、非正式问题转化为规范、科学的标准化问题，并生成高质量、易于理解的答案。</w:t>
      </w:r>
    </w:p>
    <w:p w14:paraId="35E7F5A0" w14:textId="77777777" w:rsidR="00F54B80" w:rsidRDefault="00000000">
      <w:pPr>
        <w:pStyle w:val="altz"/>
        <w:numPr>
          <w:ilvl w:val="0"/>
          <w:numId w:val="4"/>
        </w:numPr>
        <w:ind w:firstLineChars="0"/>
      </w:pPr>
      <w:r>
        <w:rPr>
          <w:rFonts w:hint="eastAsia"/>
        </w:rPr>
        <w:t>生殖健康问答数据集构建：基于上述工作，构建国内首个源于社交媒体真实场景、覆盖青少年生殖健康核心议题的结构化、高质量问答数据集。</w:t>
      </w:r>
    </w:p>
    <w:p w14:paraId="1EC6BEB6" w14:textId="77777777" w:rsidR="00F54B80" w:rsidRDefault="00000000">
      <w:pPr>
        <w:pStyle w:val="altz"/>
        <w:numPr>
          <w:ilvl w:val="0"/>
          <w:numId w:val="4"/>
        </w:numPr>
        <w:ind w:firstLineChars="0"/>
      </w:pPr>
      <w:r>
        <w:rPr>
          <w:rFonts w:hint="eastAsia"/>
        </w:rPr>
        <w:t>模型微调与效果验证：以开源大语言模型为基础，利用所构建的数据集进行领域指令微调，并系统评估微调后模型在特定问答任务上的性能提升。</w:t>
      </w:r>
      <w:commentRangeEnd w:id="14"/>
      <w:r>
        <w:commentReference w:id="14"/>
      </w:r>
    </w:p>
    <w:p w14:paraId="7272763E" w14:textId="77777777" w:rsidR="00F54B80" w:rsidRDefault="00000000">
      <w:pPr>
        <w:pStyle w:val="altz"/>
        <w:ind w:firstLine="480"/>
      </w:pPr>
      <w:r>
        <w:rPr>
          <w:rFonts w:hint="eastAsia"/>
        </w:rPr>
        <w:lastRenderedPageBreak/>
        <w:t>为实现上述目标，本研究的主要内容包括：评论与问题提取、问题分类体系构建与分析、问题规范化与问答对生成、标准化问答数据集构建，以及模型的微调与多维</w:t>
      </w:r>
      <w:proofErr w:type="gramStart"/>
      <w:r>
        <w:rPr>
          <w:rFonts w:hint="eastAsia"/>
        </w:rPr>
        <w:t>度效果</w:t>
      </w:r>
      <w:proofErr w:type="gramEnd"/>
      <w:r>
        <w:rPr>
          <w:rFonts w:hint="eastAsia"/>
        </w:rPr>
        <w:t>评估。</w:t>
      </w:r>
    </w:p>
    <w:p w14:paraId="1A354BC3" w14:textId="77777777" w:rsidR="00F54B80" w:rsidRDefault="00000000">
      <w:pPr>
        <w:pStyle w:val="2"/>
        <w:spacing w:before="163" w:after="163"/>
        <w:rPr>
          <w:rFonts w:hint="eastAsia"/>
        </w:rPr>
      </w:pPr>
      <w:bookmarkStart w:id="15" w:name="_Toc226059647"/>
      <w:r>
        <w:rPr>
          <w:rFonts w:hint="eastAsia"/>
        </w:rPr>
        <w:t>研究思路与</w:t>
      </w:r>
      <w:commentRangeStart w:id="16"/>
      <w:r>
        <w:rPr>
          <w:rFonts w:hint="eastAsia"/>
        </w:rPr>
        <w:t>技术路线</w:t>
      </w:r>
      <w:bookmarkEnd w:id="15"/>
      <w:commentRangeEnd w:id="16"/>
      <w:r>
        <w:commentReference w:id="16"/>
      </w:r>
    </w:p>
    <w:p w14:paraId="3A789AA2" w14:textId="77777777" w:rsidR="00F54B80" w:rsidRDefault="00000000">
      <w:pPr>
        <w:pStyle w:val="altz"/>
        <w:ind w:firstLine="480"/>
      </w:pPr>
      <w:r>
        <w:rPr>
          <w:rFonts w:hint="eastAsia"/>
        </w:rPr>
        <w:t>本研究将遵循“数据驱动、模型赋能、实证评估”的总体思路，采用一条完整的技术路线。首先，通过数据采集，利用分布式爬虫技术获取</w:t>
      </w:r>
      <w:r>
        <w:rPr>
          <w:rFonts w:hint="eastAsia"/>
        </w:rPr>
        <w:t>Bilibili</w:t>
      </w:r>
      <w:r>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77777777" w:rsidR="00F54B80" w:rsidRDefault="00000000">
      <w:pPr>
        <w:pStyle w:val="2"/>
        <w:spacing w:before="163" w:after="163"/>
        <w:rPr>
          <w:rFonts w:hint="eastAsia"/>
        </w:rPr>
      </w:pPr>
      <w:bookmarkStart w:id="17" w:name="_Toc226059648"/>
      <w:r>
        <w:rPr>
          <w:rFonts w:hint="eastAsia"/>
        </w:rPr>
        <w:t>研究创新点</w:t>
      </w:r>
      <w:bookmarkEnd w:id="17"/>
    </w:p>
    <w:p w14:paraId="508BF104" w14:textId="77777777" w:rsidR="00F54B80" w:rsidRDefault="00000000">
      <w:pPr>
        <w:pStyle w:val="altz"/>
        <w:ind w:firstLine="480"/>
      </w:pPr>
      <w:r>
        <w:rPr>
          <w:rFonts w:hint="eastAsia"/>
        </w:rPr>
        <w:t>本课题的特色与创新之处体现在以下四个方面。</w:t>
      </w:r>
    </w:p>
    <w:p w14:paraId="4D4CDE3C" w14:textId="77777777" w:rsidR="00F54B80" w:rsidRDefault="00000000">
      <w:pPr>
        <w:pStyle w:val="altz"/>
        <w:numPr>
          <w:ilvl w:val="0"/>
          <w:numId w:val="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平台上由青少年用户自发生成的、海量的、真实的评论与弹幕文本，将这些“活数据”作为洞察真实需求和知识缺口的第一手来源。</w:t>
      </w:r>
    </w:p>
    <w:p w14:paraId="18F682A9" w14:textId="77777777" w:rsidR="00F54B80" w:rsidRDefault="00000000">
      <w:pPr>
        <w:pStyle w:val="altz"/>
        <w:numPr>
          <w:ilvl w:val="0"/>
          <w:numId w:val="5"/>
        </w:numPr>
        <w:ind w:firstLineChars="0"/>
      </w:pPr>
      <w:r>
        <w:rPr>
          <w:rFonts w:hint="eastAsia"/>
        </w:rPr>
        <w:t>方法路径的创新：构建并实践了一条从原始用户数据到优化</w:t>
      </w:r>
      <w:r>
        <w:rPr>
          <w:rFonts w:hint="eastAsia"/>
        </w:rPr>
        <w:t>AI</w:t>
      </w:r>
      <w:r>
        <w:rPr>
          <w:rFonts w:hint="eastAsia"/>
        </w:rPr>
        <w:t>模型的</w:t>
      </w:r>
      <w:proofErr w:type="gramStart"/>
      <w:r>
        <w:rPr>
          <w:rFonts w:hint="eastAsia"/>
        </w:rPr>
        <w:t>完整技术</w:t>
      </w:r>
      <w:proofErr w:type="gramEnd"/>
      <w:r>
        <w:rPr>
          <w:rFonts w:hint="eastAsia"/>
        </w:rPr>
        <w:t>链路，即“问题提取—分类分析—规范化—问答生成—数据集构建—模型微调”，实现了从现象洞察到知识资源转化，再到智能应用赋能的闭环。</w:t>
      </w:r>
    </w:p>
    <w:p w14:paraId="43FF3F39" w14:textId="77777777" w:rsidR="00F54B80" w:rsidRDefault="00000000">
      <w:pPr>
        <w:pStyle w:val="altz"/>
        <w:numPr>
          <w:ilvl w:val="0"/>
          <w:numId w:val="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000000">
      <w:pPr>
        <w:pStyle w:val="altz"/>
        <w:numPr>
          <w:ilvl w:val="0"/>
          <w:numId w:val="5"/>
        </w:numPr>
        <w:ind w:firstLineChars="0"/>
      </w:pPr>
      <w:r>
        <w:rPr>
          <w:rFonts w:hint="eastAsia"/>
        </w:rPr>
        <w:t>模型应用的创新：本研究不仅将大语言模型作为分析工具，更将其作为优化对象，探索了在中文青少年健康教育这一高度垂直且敏感的领域内，通过指令微调提升模型专业性、准确性与安全性的可行路径，为</w:t>
      </w:r>
      <w:proofErr w:type="gramStart"/>
      <w:r>
        <w:rPr>
          <w:rFonts w:hint="eastAsia"/>
        </w:rPr>
        <w:t>垂域大</w:t>
      </w:r>
      <w:proofErr w:type="gramEnd"/>
      <w:r>
        <w:rPr>
          <w:rFonts w:hint="eastAsia"/>
        </w:rPr>
        <w:t>模型在教育场景的应用提供了有益的实践探索。</w:t>
      </w:r>
    </w:p>
    <w:p w14:paraId="1502838C" w14:textId="77777777" w:rsidR="00F54B80" w:rsidRDefault="00000000">
      <w:pPr>
        <w:pStyle w:val="2"/>
        <w:spacing w:before="163" w:after="163"/>
        <w:rPr>
          <w:rFonts w:hint="eastAsia"/>
        </w:rPr>
      </w:pPr>
      <w:bookmarkStart w:id="18" w:name="_Toc226059649"/>
      <w:commentRangeStart w:id="19"/>
      <w:r>
        <w:rPr>
          <w:rFonts w:hint="eastAsia"/>
        </w:rPr>
        <w:lastRenderedPageBreak/>
        <w:t>本章小结</w:t>
      </w:r>
      <w:bookmarkEnd w:id="18"/>
    </w:p>
    <w:p w14:paraId="4AF866BA" w14:textId="77777777" w:rsidR="00F54B80" w:rsidRDefault="00000000">
      <w:pPr>
        <w:pStyle w:val="altz"/>
        <w:ind w:firstLine="480"/>
      </w:pPr>
      <w:r>
        <w:rPr>
          <w:rFonts w:hint="eastAsia"/>
        </w:rPr>
        <w:t>为系统、清晰地阐述本研究的全部内容，全文共分为七个章节，具体安排如下：</w:t>
      </w:r>
    </w:p>
    <w:p w14:paraId="5F719047" w14:textId="77777777" w:rsidR="00F54B80" w:rsidRDefault="00000000">
      <w:pPr>
        <w:pStyle w:val="altz"/>
        <w:ind w:firstLine="480"/>
      </w:pPr>
      <w:r>
        <w:rPr>
          <w:rFonts w:hint="eastAsia"/>
        </w:rPr>
        <w:t>第一章：绪论。本章主要介绍研究的背景与意义，通过梳理国内外相关研究现状，指出当前研究存在的不足，从而引出本研究的核心问题与目标。同时，明确本研究拟采用的技术路线与创新之处，并对全文的结构进行概述。</w:t>
      </w:r>
    </w:p>
    <w:p w14:paraId="2BDFD609" w14:textId="77777777" w:rsidR="00F54B80" w:rsidRDefault="00000000">
      <w:pPr>
        <w:pStyle w:val="altz"/>
        <w:ind w:firstLine="480"/>
      </w:pPr>
      <w:r>
        <w:rPr>
          <w:rFonts w:hint="eastAsia"/>
        </w:rPr>
        <w:t>第二章：相关理论与关键技术。本章是后续研究的理论与技术基础。内容将涵盖青少年生殖健康与社交媒体健康传播的核心理论，支撑数据处理的中文自然语言处理技术，以及作为核心工具的大语言模型基本原理、应用现状与领域微调方法，并构建科学的自动化与人工评估体系。</w:t>
      </w:r>
    </w:p>
    <w:p w14:paraId="6615ED09" w14:textId="77777777" w:rsidR="00F54B80" w:rsidRDefault="00000000">
      <w:pPr>
        <w:pStyle w:val="altz"/>
        <w:ind w:firstLine="480"/>
      </w:pPr>
      <w:r>
        <w:rPr>
          <w:rFonts w:hint="eastAsia"/>
        </w:rPr>
        <w:t>第三章：数据来源与研究方法。本章详细阐述研究的整体设计与实施路径。将明确研究数据的来源（</w:t>
      </w:r>
      <w:r>
        <w:rPr>
          <w:rFonts w:hint="eastAsia"/>
        </w:rPr>
        <w:t>Bilibili</w:t>
      </w:r>
      <w:r>
        <w:rPr>
          <w:rFonts w:hint="eastAsia"/>
        </w:rPr>
        <w:t>平台）、数据采集的具体方法与范围，并构建从数据预处理、问题识别、主题分析到问答数据集构建、模型微调与评估的全流程研究框架。</w:t>
      </w:r>
    </w:p>
    <w:p w14:paraId="375184F2" w14:textId="77777777" w:rsidR="00F54B80" w:rsidRDefault="00000000">
      <w:pPr>
        <w:pStyle w:val="altz"/>
        <w:ind w:firstLine="480"/>
      </w:pPr>
      <w:r>
        <w:rPr>
          <w:rFonts w:hint="eastAsia"/>
        </w:rPr>
        <w:t>第四章：社交媒体青少年生殖健康评论的问题分类分析。本章是研究的初步实证分析部分。将运用文本挖掘与主题分析方法，对采集到的真实用户评论进行深度分析，识别其中蕴含的提问，并对其进行系统性的主题分类与内容归纳，以数据驱动的方式揭示当代青少年在生殖健康领域的真实信息需求与关注焦点。</w:t>
      </w:r>
    </w:p>
    <w:p w14:paraId="5DBE8210" w14:textId="77777777" w:rsidR="00F54B80" w:rsidRDefault="00000000">
      <w:pPr>
        <w:pStyle w:val="altz"/>
        <w:ind w:firstLine="480"/>
      </w:pPr>
      <w:r>
        <w:rPr>
          <w:rFonts w:hint="eastAsia"/>
        </w:rPr>
        <w:t>第五章：基于大语言模型的问题规范化与问答数据集构建。在第四章分析的基础上，本章将聚焦于核心研究任务之一：高质量数据集的构建。将详细阐述如何利用大语言模型的指令跟随与文本生成能力，将来自社交媒体的、口语化的、零散的问题，转化为结构化、标准化、高质量的问答对（</w:t>
      </w:r>
      <w:r>
        <w:rPr>
          <w:rFonts w:hint="eastAsia"/>
        </w:rPr>
        <w:t>QA-Pair</w:t>
      </w:r>
      <w:r>
        <w:rPr>
          <w:rFonts w:hint="eastAsia"/>
        </w:rPr>
        <w:t>），并详述数据集构建过程中的质量控制与审核流程。</w:t>
      </w:r>
    </w:p>
    <w:p w14:paraId="7374F7DE" w14:textId="77777777" w:rsidR="00F54B80" w:rsidRDefault="00000000">
      <w:pPr>
        <w:pStyle w:val="altz"/>
        <w:ind w:firstLine="480"/>
      </w:pPr>
      <w:r>
        <w:rPr>
          <w:rFonts w:hint="eastAsia"/>
        </w:rPr>
        <w:t>第六章：领域大语言模型微调与效果评估。本章旨在验证第五章所构建数据集的实用价值，并探索领域模型的性能。将利用构建的标准化问答数据集，对现有的大语言模型进行指令微调（</w:t>
      </w:r>
      <w:r>
        <w:rPr>
          <w:rFonts w:hint="eastAsia"/>
        </w:rPr>
        <w:t>Instruction Tuning</w:t>
      </w:r>
      <w:r>
        <w:rPr>
          <w:rFonts w:hint="eastAsia"/>
        </w:rPr>
        <w:t>），使其适应青少年生殖健康这一垂直领域。随后，将采用第二章建立的综合评估体系，对微调后模型的表现进行全面、多维度的评估。</w:t>
      </w:r>
    </w:p>
    <w:p w14:paraId="1C7D4E7B" w14:textId="77777777" w:rsidR="00F54B80" w:rsidRDefault="00000000">
      <w:pPr>
        <w:pStyle w:val="altz"/>
        <w:ind w:firstLine="480"/>
      </w:pPr>
      <w:r>
        <w:rPr>
          <w:rFonts w:hint="eastAsia"/>
        </w:rPr>
        <w:t>第七章：讨论与结论。此章将系统梳理本研究的主要发现与结论，深入讨论其在理论与实践层面的意义与启示，客观分析研究存在的局限性，并对未来可能的研究方向提出展望。</w:t>
      </w:r>
    </w:p>
    <w:commentRangeEnd w:id="19"/>
    <w:p w14:paraId="3990F41F" w14:textId="77777777" w:rsidR="00F54B80" w:rsidRDefault="00000000">
      <w:pPr>
        <w:pStyle w:val="altz"/>
        <w:ind w:firstLine="480"/>
        <w:sectPr w:rsidR="00F54B80">
          <w:headerReference w:type="even" r:id="rId26"/>
          <w:headerReference w:type="default" r:id="rId27"/>
          <w:endnotePr>
            <w:numFmt w:val="decimal"/>
          </w:endnotePr>
          <w:pgSz w:w="11906" w:h="16838"/>
          <w:pgMar w:top="1701" w:right="1418" w:bottom="1701" w:left="1418" w:header="851" w:footer="850" w:gutter="0"/>
          <w:pgNumType w:start="1"/>
          <w:cols w:space="425"/>
          <w:docGrid w:type="linesAndChars" w:linePitch="326"/>
        </w:sectPr>
      </w:pPr>
      <w:r>
        <w:commentReference w:id="19"/>
      </w:r>
    </w:p>
    <w:p w14:paraId="0E387624" w14:textId="77777777" w:rsidR="00F54B80" w:rsidRDefault="00000000">
      <w:pPr>
        <w:pStyle w:val="1"/>
        <w:spacing w:before="326" w:after="326"/>
        <w:rPr>
          <w:rFonts w:hint="eastAsia"/>
        </w:rPr>
      </w:pPr>
      <w:bookmarkStart w:id="20" w:name="_Toc226059650"/>
      <w:r>
        <w:rPr>
          <w:rFonts w:hint="eastAsia"/>
        </w:rPr>
        <w:lastRenderedPageBreak/>
        <w:t>相关理论与关键技术</w:t>
      </w:r>
      <w:bookmarkEnd w:id="20"/>
    </w:p>
    <w:p w14:paraId="10F6D1E4" w14:textId="77777777" w:rsidR="00F54B80" w:rsidRDefault="00000000">
      <w:pPr>
        <w:pStyle w:val="altz"/>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评估体系，为后续章节的实证分析与模型构建奠定理论与技术基础。</w:t>
      </w:r>
    </w:p>
    <w:p w14:paraId="2718F20F" w14:textId="77777777" w:rsidR="00F54B80" w:rsidRDefault="00000000">
      <w:pPr>
        <w:pStyle w:val="2"/>
        <w:spacing w:before="163" w:after="163"/>
        <w:rPr>
          <w:rFonts w:hint="eastAsia"/>
        </w:rPr>
      </w:pPr>
      <w:bookmarkStart w:id="21" w:name="_Toc226059651"/>
      <w:r>
        <w:rPr>
          <w:rFonts w:hint="eastAsia"/>
        </w:rPr>
        <w:t>青少年生殖健康与社交媒体健康传播相关理论</w:t>
      </w:r>
      <w:bookmarkEnd w:id="21"/>
    </w:p>
    <w:p w14:paraId="5AA6E92B" w14:textId="77777777" w:rsidR="00F54B80" w:rsidRDefault="00000000">
      <w:pPr>
        <w:pStyle w:val="3"/>
        <w:spacing w:before="163"/>
        <w:rPr>
          <w:rFonts w:hint="eastAsia"/>
        </w:rPr>
      </w:pPr>
      <w:bookmarkStart w:id="22" w:name="_Toc226059652"/>
      <w:r>
        <w:rPr>
          <w:rFonts w:hint="eastAsia"/>
        </w:rPr>
        <w:t>少年生殖健康的内涵与主要议题</w:t>
      </w:r>
      <w:bookmarkEnd w:id="22"/>
    </w:p>
    <w:p w14:paraId="504BF99A" w14:textId="77777777" w:rsidR="00F54B80" w:rsidRDefault="00000000">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w:t>
      </w:r>
      <w:proofErr w:type="gramStart"/>
      <w:r>
        <w:rPr>
          <w:rFonts w:hint="eastAsia"/>
        </w:rPr>
        <w:t>健康决策</w:t>
      </w:r>
      <w:proofErr w:type="gramEnd"/>
      <w:r>
        <w:rPr>
          <w:rFonts w:hint="eastAsia"/>
        </w:rPr>
        <w:t xml:space="preserve"> [1]</w:t>
      </w:r>
      <w:r>
        <w:rPr>
          <w:rFonts w:hint="eastAsia"/>
        </w:rPr>
        <w:t>。其核心议题主要包括：</w:t>
      </w:r>
    </w:p>
    <w:p w14:paraId="3593EE2F" w14:textId="77777777" w:rsidR="00F54B80" w:rsidRDefault="00000000">
      <w:pPr>
        <w:pStyle w:val="altz"/>
        <w:numPr>
          <w:ilvl w:val="0"/>
          <w:numId w:val="6"/>
        </w:numPr>
        <w:ind w:firstLineChars="0"/>
      </w:pPr>
      <w:r>
        <w:rPr>
          <w:rFonts w:hint="eastAsia"/>
        </w:rPr>
        <w:t>避孕与非意愿妊娠：涵盖各类避孕方法的原理、正确使用、优缺点及紧急避孕措施，以及非意愿妊娠的应对选项与风险，这是预防青少年意外妊娠的关键知识</w:t>
      </w:r>
      <w:r>
        <w:rPr>
          <w:rFonts w:hint="eastAsia"/>
        </w:rPr>
        <w:t xml:space="preserve"> [</w:t>
      </w:r>
      <w:r>
        <w:rPr>
          <w:rFonts w:hint="eastAsia"/>
        </w:rPr>
        <w:t>开</w:t>
      </w:r>
      <w:r>
        <w:rPr>
          <w:rFonts w:hint="eastAsia"/>
        </w:rPr>
        <w:t xml:space="preserve">2, </w:t>
      </w:r>
      <w:r>
        <w:rPr>
          <w:rFonts w:hint="eastAsia"/>
        </w:rPr>
        <w:t>开</w:t>
      </w:r>
      <w:r>
        <w:rPr>
          <w:rFonts w:hint="eastAsia"/>
        </w:rPr>
        <w:t>5]</w:t>
      </w:r>
      <w:r>
        <w:rPr>
          <w:rFonts w:hint="eastAsia"/>
        </w:rPr>
        <w:t>。</w:t>
      </w:r>
    </w:p>
    <w:p w14:paraId="072556A5" w14:textId="77777777" w:rsidR="00F54B80" w:rsidRDefault="00000000">
      <w:pPr>
        <w:pStyle w:val="altz"/>
        <w:numPr>
          <w:ilvl w:val="0"/>
          <w:numId w:val="6"/>
        </w:numPr>
        <w:ind w:firstLineChars="0"/>
      </w:pPr>
      <w:r>
        <w:rPr>
          <w:rFonts w:hint="eastAsia"/>
        </w:rPr>
        <w:t>性传播疾病（</w:t>
      </w:r>
      <w:r>
        <w:rPr>
          <w:rFonts w:hint="eastAsia"/>
        </w:rPr>
        <w:t>STIs</w:t>
      </w:r>
      <w:r>
        <w:rPr>
          <w:rFonts w:hint="eastAsia"/>
        </w:rPr>
        <w:t>）防治：包括常见性病（如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Pr>
          <w:rFonts w:hint="eastAsia"/>
        </w:rPr>
        <w:t xml:space="preserve"> [</w:t>
      </w:r>
      <w:r>
        <w:rPr>
          <w:rFonts w:hint="eastAsia"/>
        </w:rPr>
        <w:t>开</w:t>
      </w:r>
      <w:r>
        <w:rPr>
          <w:rFonts w:hint="eastAsia"/>
        </w:rPr>
        <w:t>4]</w:t>
      </w:r>
      <w:r>
        <w:rPr>
          <w:rFonts w:hint="eastAsia"/>
        </w:rPr>
        <w:t>。</w:t>
      </w:r>
    </w:p>
    <w:p w14:paraId="3E79BC0D" w14:textId="77777777" w:rsidR="00F54B80" w:rsidRDefault="00000000">
      <w:pPr>
        <w:pStyle w:val="altz"/>
        <w:numPr>
          <w:ilvl w:val="0"/>
          <w:numId w:val="6"/>
        </w:numPr>
        <w:ind w:firstLineChars="0"/>
      </w:pPr>
      <w:r>
        <w:rPr>
          <w:rFonts w:hint="eastAsia"/>
        </w:rPr>
        <w:t>青春期生理与心理发育：涉及第二性征发育、月经、遗精等生理现象，以及伴随而来的身体意象、情绪波动等心理适应问题。</w:t>
      </w:r>
    </w:p>
    <w:p w14:paraId="5F301CD5" w14:textId="77777777" w:rsidR="00F54B80" w:rsidRDefault="00000000">
      <w:pPr>
        <w:pStyle w:val="altz"/>
        <w:numPr>
          <w:ilvl w:val="0"/>
          <w:numId w:val="6"/>
        </w:numPr>
        <w:ind w:firstLineChars="0"/>
      </w:pPr>
      <w:r>
        <w:rPr>
          <w:rFonts w:hint="eastAsia"/>
        </w:rPr>
        <w:t>情感与关系教育：引导青少年理解和处理亲密关系，包括沟通、尊重、边界设定和“性同意”等核心概念，是培养健康两性关系的重要一环。</w:t>
      </w:r>
    </w:p>
    <w:p w14:paraId="53CEF69D" w14:textId="77777777" w:rsidR="00F54B80" w:rsidRDefault="00000000">
      <w:pPr>
        <w:pStyle w:val="altz"/>
        <w:ind w:firstLine="480"/>
      </w:pPr>
      <w:r>
        <w:rPr>
          <w:rFonts w:hint="eastAsia"/>
        </w:rPr>
        <w:t>研究表明，这些议题在传统教育中常被忽视或片面讲解，导致青少年在面临真实情境</w:t>
      </w:r>
      <w:proofErr w:type="gramStart"/>
      <w:r>
        <w:rPr>
          <w:rFonts w:hint="eastAsia"/>
        </w:rPr>
        <w:t>时知识</w:t>
      </w:r>
      <w:proofErr w:type="gramEnd"/>
      <w:r>
        <w:rPr>
          <w:rFonts w:hint="eastAsia"/>
        </w:rPr>
        <w:t>储备不足，从而增加了健康风险</w:t>
      </w:r>
      <w:r>
        <w:rPr>
          <w:rFonts w:hint="eastAsia"/>
        </w:rPr>
        <w:t xml:space="preserve"> [2, 5, 6]</w:t>
      </w:r>
      <w:r>
        <w:rPr>
          <w:rFonts w:hint="eastAsia"/>
        </w:rPr>
        <w:t>。</w:t>
      </w:r>
    </w:p>
    <w:p w14:paraId="7FFC11F7" w14:textId="77777777" w:rsidR="00F54B80" w:rsidRDefault="00000000">
      <w:pPr>
        <w:pStyle w:val="3"/>
        <w:spacing w:before="163"/>
        <w:rPr>
          <w:rFonts w:hint="eastAsia"/>
        </w:rPr>
      </w:pPr>
      <w:bookmarkStart w:id="23" w:name="_Toc226059653"/>
      <w:r>
        <w:rPr>
          <w:rFonts w:hint="eastAsia"/>
        </w:rPr>
        <w:t>社交媒体健康传播的特点</w:t>
      </w:r>
      <w:bookmarkEnd w:id="23"/>
    </w:p>
    <w:p w14:paraId="044A404C" w14:textId="77777777" w:rsidR="00F54B80" w:rsidRDefault="00000000">
      <w:pPr>
        <w:pStyle w:val="altz"/>
        <w:ind w:firstLine="480"/>
      </w:pPr>
      <w:r>
        <w:rPr>
          <w:rFonts w:hint="eastAsia"/>
        </w:rPr>
        <w:t>随着青少年日益转向线上获取信息，社交媒体已成为健康传播的重要场域，其传播特点多样，深刻影响着信息的流动与接收。</w:t>
      </w:r>
    </w:p>
    <w:p w14:paraId="75E9371C" w14:textId="77777777" w:rsidR="00F54B80" w:rsidRDefault="00000000">
      <w:pPr>
        <w:pStyle w:val="altz"/>
        <w:ind w:firstLine="480"/>
      </w:pPr>
      <w:r>
        <w:rPr>
          <w:rFonts w:hint="eastAsia"/>
        </w:rPr>
        <w:t>首先是匿名性与互动性。社交媒体为用户提供了匿名的身份保护，使得青少年在探讨生殖健康等敏感话题时感到更安全、更少羞耻感，从而更愿意提问和分享</w:t>
      </w:r>
      <w:r>
        <w:rPr>
          <w:rFonts w:hint="eastAsia"/>
        </w:rPr>
        <w:t xml:space="preserve"> [4]</w:t>
      </w:r>
      <w:r>
        <w:rPr>
          <w:rFonts w:hint="eastAsia"/>
        </w:rPr>
        <w:t>。同时，点赞、评论、</w:t>
      </w:r>
      <w:proofErr w:type="gramStart"/>
      <w:r>
        <w:rPr>
          <w:rFonts w:hint="eastAsia"/>
        </w:rPr>
        <w:t>弹幕等功能</w:t>
      </w:r>
      <w:proofErr w:type="gramEnd"/>
      <w:r>
        <w:rPr>
          <w:rFonts w:hint="eastAsia"/>
        </w:rPr>
        <w:t>构建了强互动性的社区环境，促进了信息的即时反馈与同伴间的交流支持</w:t>
      </w:r>
      <w:r>
        <w:rPr>
          <w:rFonts w:hint="eastAsia"/>
        </w:rPr>
        <w:t xml:space="preserve"> [</w:t>
      </w:r>
      <w:r>
        <w:rPr>
          <w:rFonts w:hint="eastAsia"/>
        </w:rPr>
        <w:t>开</w:t>
      </w:r>
      <w:r>
        <w:rPr>
          <w:rFonts w:hint="eastAsia"/>
        </w:rPr>
        <w:t>14]</w:t>
      </w:r>
      <w:r>
        <w:rPr>
          <w:rFonts w:hint="eastAsia"/>
        </w:rPr>
        <w:t>。</w:t>
      </w:r>
    </w:p>
    <w:p w14:paraId="0EF421D7" w14:textId="77777777" w:rsidR="00F54B80" w:rsidRDefault="00000000">
      <w:pPr>
        <w:pStyle w:val="altz"/>
        <w:ind w:firstLine="480"/>
      </w:pPr>
      <w:r>
        <w:rPr>
          <w:rFonts w:hint="eastAsia"/>
        </w:rPr>
        <w:lastRenderedPageBreak/>
        <w:t>第二项特点是传播的即时性与基于算法的推荐。用户可以随时随地获取信息，满足了即时的知识需求。而平台的内容推荐算法一方面能将相关内容推送给感兴趣的用户，扩大信息覆盖面；另一方面也可能形成“信息茧房”，或优先推送更具吸引力而非更具科学性的内容。</w:t>
      </w:r>
    </w:p>
    <w:p w14:paraId="46C2E18A" w14:textId="77777777" w:rsidR="00F54B80" w:rsidRDefault="00000000">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Pr>
          <w:rFonts w:hint="eastAsia"/>
        </w:rPr>
        <w:t xml:space="preserve"> [14]</w:t>
      </w:r>
      <w:r>
        <w:rPr>
          <w:rFonts w:hint="eastAsia"/>
        </w:rPr>
        <w:t>。相关研究发现，社交媒体上娱乐化、博眼球的性相关内容远多于严肃的科普内容</w:t>
      </w:r>
      <w:r>
        <w:rPr>
          <w:rFonts w:hint="eastAsia"/>
        </w:rPr>
        <w:t xml:space="preserve"> [11]</w:t>
      </w:r>
      <w:r>
        <w:rPr>
          <w:rFonts w:hint="eastAsia"/>
        </w:rPr>
        <w:t>，且由专业医疗人士发布的高质量内容比例极低</w:t>
      </w:r>
      <w:r>
        <w:rPr>
          <w:rFonts w:hint="eastAsia"/>
        </w:rPr>
        <w:t xml:space="preserve"> [8]</w:t>
      </w:r>
      <w:r>
        <w:rPr>
          <w:rFonts w:hint="eastAsia"/>
        </w:rPr>
        <w:t>，对缺乏辨别能力的青少年构成严重潜在风险。</w:t>
      </w:r>
    </w:p>
    <w:p w14:paraId="3D5339F5" w14:textId="77777777" w:rsidR="00F54B80" w:rsidRDefault="00000000">
      <w:pPr>
        <w:pStyle w:val="3"/>
        <w:spacing w:before="163"/>
        <w:rPr>
          <w:rFonts w:hint="eastAsia"/>
        </w:rPr>
      </w:pPr>
      <w:bookmarkStart w:id="24" w:name="_Toc226059654"/>
      <w:r>
        <w:rPr>
          <w:rFonts w:hint="eastAsia"/>
        </w:rPr>
        <w:t>户生成内容在健康研究中的价值</w:t>
      </w:r>
      <w:bookmarkEnd w:id="24"/>
    </w:p>
    <w:p w14:paraId="3CE34924" w14:textId="77777777" w:rsidR="00F54B80" w:rsidRDefault="00000000">
      <w:pPr>
        <w:pStyle w:val="altz"/>
        <w:ind w:firstLine="480"/>
      </w:pPr>
      <w:r>
        <w:rPr>
          <w:rFonts w:hint="eastAsia"/>
        </w:rPr>
        <w:t>用户生成内容（</w:t>
      </w:r>
      <w:r>
        <w:rPr>
          <w:rFonts w:hint="eastAsia"/>
        </w:rPr>
        <w:t>User-Generated Content, UGC</w:t>
      </w:r>
      <w:r>
        <w:rPr>
          <w:rFonts w:hint="eastAsia"/>
        </w:rPr>
        <w:t>），特别是评论、弹幕和回复，为健康研究提供了宝贵的、源于真实世界的洞察。</w:t>
      </w:r>
    </w:p>
    <w:p w14:paraId="37190EA8" w14:textId="77777777" w:rsidR="00F54B80" w:rsidRDefault="00000000">
      <w:pPr>
        <w:pStyle w:val="altz"/>
        <w:ind w:firstLine="480"/>
      </w:pPr>
      <w:r>
        <w:rPr>
          <w:rFonts w:hint="eastAsia"/>
        </w:rPr>
        <w:t>UGC</w:t>
      </w:r>
      <w:r>
        <w:rPr>
          <w:rFonts w:hint="eastAsia"/>
        </w:rPr>
        <w:t>是用户未经引导的自发表达，能够真实地反映出他们在现实生活中遇到的困惑、知识盲区和信息需求，尤其是那些在传统问卷调查中因社会期许效应而难以捕捉的敏感问题</w:t>
      </w:r>
      <w:r>
        <w:rPr>
          <w:rFonts w:hint="eastAsia"/>
        </w:rPr>
        <w:t xml:space="preserve"> [4, 9]</w:t>
      </w:r>
      <w:r>
        <w:rPr>
          <w:rFonts w:hint="eastAsia"/>
        </w:rPr>
        <w:t>。</w:t>
      </w:r>
    </w:p>
    <w:p w14:paraId="575421D0" w14:textId="77777777" w:rsidR="00F54B80" w:rsidRDefault="00000000">
      <w:pPr>
        <w:pStyle w:val="altz"/>
        <w:ind w:firstLine="480"/>
      </w:pPr>
      <w:r>
        <w:rPr>
          <w:rFonts w:hint="eastAsia"/>
        </w:rPr>
        <w:t>同样，</w:t>
      </w:r>
      <w:proofErr w:type="gramStart"/>
      <w:r>
        <w:rPr>
          <w:rFonts w:hint="eastAsia"/>
        </w:rPr>
        <w:t>评论区</w:t>
      </w:r>
      <w:proofErr w:type="gramEnd"/>
      <w:r>
        <w:rPr>
          <w:rFonts w:hint="eastAsia"/>
        </w:rPr>
        <w:t>的讨论不仅包含事实性提问，还充满了用户的焦虑、恐惧、好奇或认同等情绪表达。分析这些内容有助于理解青少年对生殖健康议题的认知框架与情感态度</w:t>
      </w:r>
      <w:r>
        <w:rPr>
          <w:rFonts w:hint="eastAsia"/>
        </w:rPr>
        <w:t xml:space="preserve"> [</w:t>
      </w:r>
      <w:r>
        <w:rPr>
          <w:rFonts w:hint="eastAsia"/>
        </w:rPr>
        <w:t>开</w:t>
      </w:r>
      <w:r>
        <w:rPr>
          <w:rFonts w:hint="eastAsia"/>
        </w:rPr>
        <w:t>14]</w:t>
      </w:r>
      <w:r>
        <w:rPr>
          <w:rFonts w:hint="eastAsia"/>
        </w:rPr>
        <w:t>。</w:t>
      </w:r>
    </w:p>
    <w:p w14:paraId="1D1E1A73" w14:textId="77777777" w:rsidR="00F54B80" w:rsidRDefault="00000000">
      <w:pPr>
        <w:pStyle w:val="altz"/>
        <w:ind w:firstLine="480"/>
      </w:pPr>
      <w:r>
        <w:rPr>
          <w:rFonts w:hint="eastAsia"/>
        </w:rPr>
        <w:t>UGC</w:t>
      </w:r>
      <w:r>
        <w:rPr>
          <w:rFonts w:hint="eastAsia"/>
        </w:rPr>
        <w:t>也记录了青少年之间的同伴互动过程，如相互安慰、经验分享、观点辩论等。这不仅有助于去</w:t>
      </w:r>
      <w:proofErr w:type="gramStart"/>
      <w:r>
        <w:rPr>
          <w:rFonts w:hint="eastAsia"/>
        </w:rPr>
        <w:t>污名化相关</w:t>
      </w:r>
      <w:proofErr w:type="gramEnd"/>
      <w:r>
        <w:rPr>
          <w:rFonts w:hint="eastAsia"/>
        </w:rPr>
        <w:t>讨论</w:t>
      </w:r>
      <w:r>
        <w:rPr>
          <w:rFonts w:hint="eastAsia"/>
        </w:rPr>
        <w:t xml:space="preserve"> [10]</w:t>
      </w:r>
      <w:r>
        <w:rPr>
          <w:rFonts w:hint="eastAsia"/>
        </w:rPr>
        <w:t>，也为研究同伴影响在健康信息传播中的作用提供了数据基础。</w:t>
      </w:r>
    </w:p>
    <w:p w14:paraId="030AFF05" w14:textId="77777777" w:rsidR="00F54B80" w:rsidRDefault="00000000">
      <w:pPr>
        <w:pStyle w:val="2"/>
        <w:spacing w:before="163" w:after="163"/>
        <w:rPr>
          <w:rFonts w:hint="eastAsia"/>
        </w:rPr>
      </w:pPr>
      <w:bookmarkStart w:id="25" w:name="_Toc226059655"/>
      <w:r>
        <w:rPr>
          <w:rFonts w:hint="eastAsia"/>
        </w:rPr>
        <w:t>中文评论文本处理相关技术</w:t>
      </w:r>
      <w:bookmarkEnd w:id="25"/>
    </w:p>
    <w:p w14:paraId="0E41FF7D" w14:textId="77777777" w:rsidR="00F54B80" w:rsidRDefault="00000000">
      <w:pPr>
        <w:pStyle w:val="altz"/>
        <w:ind w:firstLine="480"/>
      </w:pPr>
      <w:r>
        <w:rPr>
          <w:rFonts w:hint="eastAsia"/>
        </w:rPr>
        <w:t>要从海量、嘈杂的中文社交媒体评论中提取有价值的信息，必须依赖一系列成熟的文本处理技术。</w:t>
      </w:r>
    </w:p>
    <w:p w14:paraId="6F0B9710" w14:textId="77777777" w:rsidR="00F54B80" w:rsidRDefault="00000000">
      <w:pPr>
        <w:pStyle w:val="3"/>
        <w:spacing w:before="163"/>
        <w:rPr>
          <w:rFonts w:hint="eastAsia"/>
        </w:rPr>
      </w:pPr>
      <w:bookmarkStart w:id="26" w:name="_Toc226059656"/>
      <w:r>
        <w:rPr>
          <w:rFonts w:hint="eastAsia"/>
        </w:rPr>
        <w:t>中文文本预处理</w:t>
      </w:r>
      <w:bookmarkEnd w:id="26"/>
    </w:p>
    <w:p w14:paraId="1E476042" w14:textId="77777777" w:rsidR="00F54B80" w:rsidRDefault="00000000">
      <w:pPr>
        <w:pStyle w:val="altz"/>
        <w:ind w:firstLine="480"/>
      </w:pPr>
      <w:r>
        <w:rPr>
          <w:rFonts w:hint="eastAsia"/>
        </w:rPr>
        <w:t>预处理是文本挖掘的第一步，其目的是将原始的、非结构化的文本转化为干净、规整的、适合机器分析的格式。针对中文社交媒体评论的特点，主要包括：文本去噪，即移除无关的</w:t>
      </w:r>
      <w:r>
        <w:rPr>
          <w:rFonts w:hint="eastAsia"/>
        </w:rPr>
        <w:t>HTML</w:t>
      </w:r>
      <w:r>
        <w:rPr>
          <w:rFonts w:hint="eastAsia"/>
        </w:rPr>
        <w:t>标签、广告、特殊字符等；文本去重，删除完全相同或高度相似的重复评论；中文分词，使用如</w:t>
      </w:r>
      <w:proofErr w:type="spellStart"/>
      <w:r>
        <w:rPr>
          <w:rFonts w:hint="eastAsia"/>
        </w:rPr>
        <w:t>jieba</w:t>
      </w:r>
      <w:proofErr w:type="spellEnd"/>
      <w:r>
        <w:rPr>
          <w:rFonts w:hint="eastAsia"/>
        </w:rPr>
        <w:t>等工具将连续的汉字序列切分成有意义的词语单元；停用词过滤，移除“的”、“是”等高频但无实际意义的词语；以及网络用语与表情符号处理，将新兴的网络词汇、</w:t>
      </w:r>
      <w:proofErr w:type="gramStart"/>
      <w:r>
        <w:rPr>
          <w:rFonts w:hint="eastAsia"/>
        </w:rPr>
        <w:t>谐音梗和表情</w:t>
      </w:r>
      <w:proofErr w:type="gramEnd"/>
      <w:r>
        <w:rPr>
          <w:rFonts w:hint="eastAsia"/>
        </w:rPr>
        <w:t>符号（</w:t>
      </w:r>
      <w:r>
        <w:rPr>
          <w:rFonts w:hint="eastAsia"/>
        </w:rPr>
        <w:t>Emoji</w:t>
      </w:r>
      <w:r>
        <w:rPr>
          <w:rFonts w:hint="eastAsia"/>
        </w:rPr>
        <w:t>）映射为标准化表达或统一标识，以减少语义理解的歧义。</w:t>
      </w:r>
    </w:p>
    <w:p w14:paraId="33447D39" w14:textId="77777777" w:rsidR="00F54B80" w:rsidRDefault="00000000">
      <w:pPr>
        <w:pStyle w:val="3"/>
        <w:spacing w:before="163"/>
        <w:rPr>
          <w:rFonts w:hint="eastAsia"/>
        </w:rPr>
      </w:pPr>
      <w:bookmarkStart w:id="27" w:name="_Toc226059657"/>
      <w:r>
        <w:rPr>
          <w:rFonts w:hint="eastAsia"/>
        </w:rPr>
        <w:lastRenderedPageBreak/>
        <w:t>问题识别方法</w:t>
      </w:r>
      <w:bookmarkEnd w:id="27"/>
    </w:p>
    <w:p w14:paraId="6584C4DA" w14:textId="77777777" w:rsidR="00F54B80" w:rsidRDefault="00000000">
      <w:pPr>
        <w:pStyle w:val="altz"/>
        <w:ind w:firstLine="480"/>
      </w:pPr>
      <w:r>
        <w:rPr>
          <w:rFonts w:hint="eastAsia"/>
        </w:rPr>
        <w:t>在海量评论中准确识别出用户的“提问”是本研究的关键步骤。常用方法包括：</w:t>
      </w:r>
    </w:p>
    <w:p w14:paraId="3666507B" w14:textId="77777777" w:rsidR="00F54B80" w:rsidRDefault="00000000">
      <w:pPr>
        <w:pStyle w:val="altz"/>
        <w:numPr>
          <w:ilvl w:val="0"/>
          <w:numId w:val="7"/>
        </w:numPr>
        <w:ind w:firstLineChars="0"/>
      </w:pPr>
      <w:r>
        <w:rPr>
          <w:rFonts w:hint="eastAsia"/>
        </w:rPr>
        <w:t>基于规则与关键词的方法：通过匹配疑问词（如“请问”、“怎么办”）、疑问标点（“？”）或特定提问模式（如“……是不是……”）来识别显性问题。这种方法简单高效，但难以覆盖所有提问形式。</w:t>
      </w:r>
    </w:p>
    <w:p w14:paraId="0E2A47D1" w14:textId="77777777" w:rsidR="00F54B80" w:rsidRDefault="00000000">
      <w:pPr>
        <w:pStyle w:val="altz"/>
        <w:numPr>
          <w:ilvl w:val="0"/>
          <w:numId w:val="7"/>
        </w:numPr>
        <w:ind w:firstLineChars="0"/>
      </w:pPr>
      <w:r>
        <w:rPr>
          <w:rFonts w:hint="eastAsia"/>
        </w:rPr>
        <w:t>基于机器学习的分类方法：将问题识别看作一个二分类任务（是问题</w:t>
      </w:r>
      <w:r>
        <w:rPr>
          <w:rFonts w:hint="eastAsia"/>
        </w:rPr>
        <w:t>/</w:t>
      </w:r>
      <w:r>
        <w:rPr>
          <w:rFonts w:hint="eastAsia"/>
        </w:rPr>
        <w:t>不是问题），通过训练分类器来判断一条评论是否包含提问意图。这能更好地处理没有明确疑问词的隐性问题（如“感觉这样还是会怀孕”），但需要大量的标注数据。</w:t>
      </w:r>
    </w:p>
    <w:p w14:paraId="0711DB32" w14:textId="77777777" w:rsidR="00F54B80" w:rsidRDefault="00000000">
      <w:pPr>
        <w:pStyle w:val="3"/>
        <w:spacing w:before="163"/>
        <w:rPr>
          <w:rFonts w:hint="eastAsia"/>
        </w:rPr>
      </w:pPr>
      <w:bookmarkStart w:id="28" w:name="_Toc226059658"/>
      <w:r>
        <w:rPr>
          <w:rFonts w:hint="eastAsia"/>
        </w:rPr>
        <w:t>文本分类与主题分析方法</w:t>
      </w:r>
      <w:bookmarkEnd w:id="28"/>
    </w:p>
    <w:p w14:paraId="5312BE77" w14:textId="77777777" w:rsidR="00F54B80" w:rsidRDefault="00000000">
      <w:pPr>
        <w:pStyle w:val="altz"/>
        <w:ind w:firstLine="480"/>
      </w:pPr>
      <w:r>
        <w:rPr>
          <w:rFonts w:hint="eastAsia"/>
        </w:rPr>
        <w:t>对识别出的问题进行分类和主题分析，有助于系统性地理解用户的需求。主要包括如下技术。</w:t>
      </w:r>
    </w:p>
    <w:p w14:paraId="5828E2CF" w14:textId="77777777" w:rsidR="00F54B80" w:rsidRDefault="00000000">
      <w:pPr>
        <w:pStyle w:val="altz"/>
        <w:numPr>
          <w:ilvl w:val="0"/>
          <w:numId w:val="8"/>
        </w:numPr>
        <w:ind w:firstLineChars="0"/>
      </w:pPr>
      <w:r>
        <w:rPr>
          <w:rFonts w:hint="eastAsia"/>
        </w:rPr>
        <w:t>主题模型：如潜在狄利克雷分配（</w:t>
      </w:r>
      <w:r>
        <w:rPr>
          <w:rFonts w:hint="eastAsia"/>
        </w:rPr>
        <w:t>Latent Dirichlet Allocation, LDA</w:t>
      </w:r>
      <w:r>
        <w:rPr>
          <w:rFonts w:hint="eastAsia"/>
        </w:rPr>
        <w:t>），是一种无监督学习方法，能自动从大量文本中发现隐藏的主题结构，适用于探索性地分析用户关注的热点话题</w:t>
      </w:r>
      <w:r>
        <w:rPr>
          <w:rFonts w:hint="eastAsia"/>
        </w:rPr>
        <w:t xml:space="preserve"> [16]</w:t>
      </w:r>
      <w:r>
        <w:rPr>
          <w:rFonts w:hint="eastAsia"/>
        </w:rPr>
        <w:t>。</w:t>
      </w:r>
    </w:p>
    <w:p w14:paraId="339208ED" w14:textId="77777777" w:rsidR="00F54B80" w:rsidRDefault="00000000">
      <w:pPr>
        <w:pStyle w:val="altz"/>
        <w:numPr>
          <w:ilvl w:val="0"/>
          <w:numId w:val="8"/>
        </w:numPr>
        <w:ind w:firstLineChars="0"/>
      </w:pPr>
      <w:r>
        <w:rPr>
          <w:rFonts w:hint="eastAsia"/>
        </w:rPr>
        <w:t>文本聚类：通过计算文本间的语义相似度，将表述相近的问题聚合在一起，有助于归纳典型问题类型。</w:t>
      </w:r>
    </w:p>
    <w:p w14:paraId="5FC91B80" w14:textId="77777777" w:rsidR="00F54B80" w:rsidRDefault="00000000">
      <w:pPr>
        <w:pStyle w:val="altz"/>
        <w:numPr>
          <w:ilvl w:val="0"/>
          <w:numId w:val="8"/>
        </w:numPr>
        <w:ind w:firstLineChars="0"/>
      </w:pPr>
      <w:r>
        <w:rPr>
          <w:rFonts w:hint="eastAsia"/>
        </w:rPr>
        <w:t>监督式文本分类：在预先定义好的分类体系下（如“避孕方法”、“性病防治”），利用标注数据训练分类模型（如支持</w:t>
      </w:r>
      <w:proofErr w:type="gramStart"/>
      <w:r>
        <w:rPr>
          <w:rFonts w:hint="eastAsia"/>
        </w:rPr>
        <w:t>向量机</w:t>
      </w:r>
      <w:proofErr w:type="gramEnd"/>
      <w:r>
        <w:rPr>
          <w:rFonts w:hint="eastAsia"/>
        </w:rPr>
        <w:t>SVM</w:t>
      </w:r>
      <w:r>
        <w:rPr>
          <w:rFonts w:hint="eastAsia"/>
        </w:rPr>
        <w:t>或基于</w:t>
      </w:r>
      <w:r>
        <w:rPr>
          <w:rFonts w:hint="eastAsia"/>
        </w:rPr>
        <w:t>BERT</w:t>
      </w:r>
      <w:r>
        <w:rPr>
          <w:rFonts w:hint="eastAsia"/>
        </w:rPr>
        <w:t>的深度学习模型），实现对新问题的自动归类。研究表明，基于</w:t>
      </w:r>
      <w:proofErr w:type="gramStart"/>
      <w:r>
        <w:rPr>
          <w:rFonts w:hint="eastAsia"/>
        </w:rPr>
        <w:t>预训练</w:t>
      </w:r>
      <w:proofErr w:type="gramEnd"/>
      <w:r>
        <w:rPr>
          <w:rFonts w:hint="eastAsia"/>
        </w:rPr>
        <w:t>语言模型（如</w:t>
      </w:r>
      <w:r>
        <w:rPr>
          <w:rFonts w:hint="eastAsia"/>
        </w:rPr>
        <w:t>BERT</w:t>
      </w:r>
      <w:r>
        <w:rPr>
          <w:rFonts w:hint="eastAsia"/>
        </w:rPr>
        <w:t>）微调的分类方法在中文健康问题分类任务上表现优异，准确率显著高于传统方法</w:t>
      </w:r>
      <w:r>
        <w:rPr>
          <w:rFonts w:hint="eastAsia"/>
        </w:rPr>
        <w:t xml:space="preserve"> [17, 20]</w:t>
      </w:r>
      <w:r>
        <w:rPr>
          <w:rFonts w:hint="eastAsia"/>
        </w:rPr>
        <w:t>。</w:t>
      </w:r>
    </w:p>
    <w:p w14:paraId="57E626ED" w14:textId="77777777" w:rsidR="00F54B80" w:rsidRDefault="00000000">
      <w:pPr>
        <w:pStyle w:val="2"/>
        <w:spacing w:before="163" w:after="163"/>
        <w:rPr>
          <w:rFonts w:hint="eastAsia"/>
        </w:rPr>
      </w:pPr>
      <w:bookmarkStart w:id="29" w:name="_Toc226059659"/>
      <w:r>
        <w:rPr>
          <w:rFonts w:hint="eastAsia"/>
        </w:rPr>
        <w:t>大语言模型相关技术</w:t>
      </w:r>
      <w:bookmarkEnd w:id="29"/>
    </w:p>
    <w:p w14:paraId="4DEF866B" w14:textId="77777777" w:rsidR="00F54B80" w:rsidRDefault="00000000">
      <w:pPr>
        <w:pStyle w:val="altz"/>
        <w:ind w:firstLine="480"/>
      </w:pPr>
      <w:r>
        <w:t>大语言模型（</w:t>
      </w:r>
      <w:r>
        <w:t>LLM</w:t>
      </w:r>
      <w:r>
        <w:t>）是本研究实现从</w:t>
      </w:r>
      <w:r>
        <w:t>“</w:t>
      </w:r>
      <w:r>
        <w:t>问题</w:t>
      </w:r>
      <w:r>
        <w:t>”</w:t>
      </w:r>
      <w:r>
        <w:t>到</w:t>
      </w:r>
      <w:r>
        <w:t>“</w:t>
      </w:r>
      <w:r>
        <w:t>知识</w:t>
      </w:r>
      <w:r>
        <w:t>”</w:t>
      </w:r>
      <w:r>
        <w:t>转化的核心技术。</w:t>
      </w:r>
    </w:p>
    <w:p w14:paraId="5328AA21" w14:textId="77777777" w:rsidR="00F54B80" w:rsidRDefault="00000000">
      <w:pPr>
        <w:pStyle w:val="3"/>
        <w:spacing w:before="163"/>
        <w:rPr>
          <w:rFonts w:hint="eastAsia"/>
        </w:rPr>
      </w:pPr>
      <w:bookmarkStart w:id="30" w:name="_Toc226059660"/>
      <w:r>
        <w:rPr>
          <w:rFonts w:hint="eastAsia"/>
        </w:rPr>
        <w:t>大语言模型基本原理与特点</w:t>
      </w:r>
      <w:bookmarkEnd w:id="30"/>
    </w:p>
    <w:p w14:paraId="5A139FCF" w14:textId="77777777" w:rsidR="00F54B80" w:rsidRDefault="00000000">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w:t>
      </w:r>
      <w:proofErr w:type="gramStart"/>
      <w:r>
        <w:rPr>
          <w:rFonts w:hint="eastAsia"/>
        </w:rPr>
        <w:t>预训练</w:t>
      </w:r>
      <w:proofErr w:type="gramEnd"/>
      <w:r>
        <w:rPr>
          <w:rFonts w:hint="eastAsia"/>
        </w:rPr>
        <w:t>得到的深度学习模型。其核心特点在于通过“预训练</w:t>
      </w:r>
      <w:r>
        <w:rPr>
          <w:rFonts w:hint="eastAsia"/>
        </w:rPr>
        <w:t>-</w:t>
      </w:r>
      <w:r>
        <w:rPr>
          <w:rFonts w:hint="eastAsia"/>
        </w:rPr>
        <w:t>微调”范式，使其具备了强大的语言理解、生成和推理能力。</w:t>
      </w:r>
      <w:r>
        <w:rPr>
          <w:rFonts w:hint="eastAsia"/>
        </w:rPr>
        <w:t>LLM</w:t>
      </w:r>
      <w:r>
        <w:rPr>
          <w:rFonts w:hint="eastAsia"/>
        </w:rPr>
        <w:t>不仅能理解上下文，还能在没有明确训练的情况下，通过“上下文学习”（</w:t>
      </w:r>
      <w:r>
        <w:rPr>
          <w:rFonts w:hint="eastAsia"/>
        </w:rPr>
        <w:t>In-context Learning</w:t>
      </w:r>
      <w:r>
        <w:rPr>
          <w:rFonts w:hint="eastAsia"/>
        </w:rPr>
        <w:t>）完成多种复杂的自然语言任务，展现出所谓的“涌现能力”。</w:t>
      </w:r>
    </w:p>
    <w:p w14:paraId="5613B216" w14:textId="77777777" w:rsidR="00F54B80" w:rsidRDefault="00000000">
      <w:pPr>
        <w:pStyle w:val="3"/>
        <w:spacing w:before="163"/>
        <w:rPr>
          <w:rFonts w:hint="eastAsia"/>
        </w:rPr>
      </w:pPr>
      <w:bookmarkStart w:id="31" w:name="_Toc226059661"/>
      <w:r>
        <w:rPr>
          <w:rFonts w:hint="eastAsia"/>
        </w:rPr>
        <w:t>大语言模型在医疗健康问答中的应用</w:t>
      </w:r>
      <w:bookmarkEnd w:id="31"/>
    </w:p>
    <w:p w14:paraId="4CA3D167" w14:textId="77777777" w:rsidR="00F54B80" w:rsidRDefault="00000000">
      <w:pPr>
        <w:pStyle w:val="altz"/>
        <w:ind w:firstLine="480"/>
      </w:pPr>
      <w:r>
        <w:rPr>
          <w:rFonts w:hint="eastAsia"/>
        </w:rPr>
        <w:t>近年来，</w:t>
      </w:r>
      <w:r>
        <w:rPr>
          <w:rFonts w:hint="eastAsia"/>
        </w:rPr>
        <w:t>LLM</w:t>
      </w:r>
      <w:r>
        <w:rPr>
          <w:rFonts w:hint="eastAsia"/>
        </w:rPr>
        <w:t>在医疗健康领域的应用取得了突破性进展。研究证实，先进的</w:t>
      </w:r>
      <w:r>
        <w:rPr>
          <w:rFonts w:hint="eastAsia"/>
        </w:rPr>
        <w:t>LLM</w:t>
      </w:r>
      <w:r>
        <w:rPr>
          <w:rFonts w:hint="eastAsia"/>
        </w:rPr>
        <w:lastRenderedPageBreak/>
        <w:t>不仅能高分通过美国执业医师资格考试（</w:t>
      </w:r>
      <w:r>
        <w:rPr>
          <w:rFonts w:hint="eastAsia"/>
        </w:rPr>
        <w:t>USMLE</w:t>
      </w:r>
      <w:r>
        <w:rPr>
          <w:rFonts w:hint="eastAsia"/>
        </w:rPr>
        <w:t>）</w:t>
      </w:r>
      <w:r>
        <w:rPr>
          <w:rFonts w:hint="eastAsia"/>
        </w:rPr>
        <w:t>[26]</w:t>
      </w:r>
      <w:r>
        <w:rPr>
          <w:rFonts w:hint="eastAsia"/>
        </w:rPr>
        <w:t>，展现出深厚的医学知识储备，其生成的回答在信息质量和共</w:t>
      </w:r>
      <w:proofErr w:type="gramStart"/>
      <w:r>
        <w:rPr>
          <w:rFonts w:hint="eastAsia"/>
        </w:rPr>
        <w:t>情表达</w:t>
      </w:r>
      <w:proofErr w:type="gramEnd"/>
      <w:r>
        <w:rPr>
          <w:rFonts w:hint="eastAsia"/>
        </w:rPr>
        <w:t>上甚至能超越人类医生</w:t>
      </w:r>
      <w:r>
        <w:rPr>
          <w:rFonts w:hint="eastAsia"/>
        </w:rPr>
        <w:t xml:space="preserve"> [23]</w:t>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Pr>
          <w:rFonts w:hint="eastAsia"/>
        </w:rPr>
        <w:t xml:space="preserve"> [22]</w:t>
      </w:r>
      <w:r>
        <w:rPr>
          <w:rFonts w:hint="eastAsia"/>
        </w:rPr>
        <w:t>。然而，</w:t>
      </w:r>
      <w:r>
        <w:rPr>
          <w:rFonts w:hint="eastAsia"/>
        </w:rPr>
        <w:t>LLM</w:t>
      </w:r>
      <w:r>
        <w:rPr>
          <w:rFonts w:hint="eastAsia"/>
        </w:rPr>
        <w:t>也存在“幻觉”（</w:t>
      </w:r>
      <w:r>
        <w:rPr>
          <w:rFonts w:hint="eastAsia"/>
        </w:rPr>
        <w:t>Hallucination</w:t>
      </w:r>
      <w:r>
        <w:rPr>
          <w:rFonts w:hint="eastAsia"/>
        </w:rPr>
        <w:t>，即编造事实）、知识更新不及时和潜在偏见等固有风险，这要求在医疗等高风险领域应用时必须采取审慎的态度和额外的安全措施</w:t>
      </w:r>
      <w:r>
        <w:rPr>
          <w:rFonts w:hint="eastAsia"/>
        </w:rPr>
        <w:t xml:space="preserve"> [21, 25]</w:t>
      </w:r>
      <w:r>
        <w:rPr>
          <w:rFonts w:hint="eastAsia"/>
        </w:rPr>
        <w:t>。</w:t>
      </w:r>
    </w:p>
    <w:p w14:paraId="3794ABD1" w14:textId="77777777" w:rsidR="00F54B80" w:rsidRDefault="00000000">
      <w:pPr>
        <w:pStyle w:val="3"/>
        <w:spacing w:before="163"/>
        <w:rPr>
          <w:rFonts w:hint="eastAsia"/>
        </w:rPr>
      </w:pPr>
      <w:bookmarkStart w:id="32" w:name="_Toc226059662"/>
      <w:r>
        <w:rPr>
          <w:rFonts w:hint="eastAsia"/>
        </w:rPr>
        <w:t>问题改写、答案生成与指令跟随能力</w:t>
      </w:r>
      <w:bookmarkEnd w:id="32"/>
    </w:p>
    <w:p w14:paraId="5D904704" w14:textId="77777777" w:rsidR="00F54B80" w:rsidRDefault="00000000">
      <w:pPr>
        <w:pStyle w:val="altz"/>
        <w:ind w:firstLine="480"/>
      </w:pPr>
      <w:r>
        <w:rPr>
          <w:rFonts w:hint="eastAsia"/>
        </w:rPr>
        <w:t>LLM</w:t>
      </w:r>
      <w:r>
        <w:rPr>
          <w:rFonts w:hint="eastAsia"/>
        </w:rPr>
        <w:t>强大的指令跟随（</w:t>
      </w:r>
      <w:r>
        <w:rPr>
          <w:rFonts w:hint="eastAsia"/>
        </w:rPr>
        <w:t>Instruction Following</w:t>
      </w:r>
      <w:r>
        <w:rPr>
          <w:rFonts w:hint="eastAsia"/>
        </w:rPr>
        <w:t>）能力是本研究得以实现的关键。通过设计精确的提示词（</w:t>
      </w:r>
      <w:r>
        <w:rPr>
          <w:rFonts w:hint="eastAsia"/>
        </w:rPr>
        <w:t>Prompt</w:t>
      </w:r>
      <w:r>
        <w:rPr>
          <w:rFonts w:hint="eastAsia"/>
        </w:rPr>
        <w:t>），可以引导</w:t>
      </w:r>
      <w:r>
        <w:rPr>
          <w:rFonts w:hint="eastAsia"/>
        </w:rPr>
        <w:t>LLM</w:t>
      </w:r>
      <w:r>
        <w:rPr>
          <w:rFonts w:hint="eastAsia"/>
        </w:rPr>
        <w:t>完成特定任务：</w:t>
      </w:r>
    </w:p>
    <w:p w14:paraId="65CD463B" w14:textId="77777777" w:rsidR="00F54B80" w:rsidRDefault="00000000">
      <w:pPr>
        <w:pStyle w:val="altz"/>
        <w:numPr>
          <w:ilvl w:val="0"/>
          <w:numId w:val="9"/>
        </w:numPr>
        <w:ind w:firstLineChars="0"/>
      </w:pPr>
      <w:r>
        <w:rPr>
          <w:rFonts w:hint="eastAsia"/>
        </w:rPr>
        <w:t>问题改写与规范化：可以指令</w:t>
      </w:r>
      <w:r>
        <w:rPr>
          <w:rFonts w:hint="eastAsia"/>
        </w:rPr>
        <w:t>LLM</w:t>
      </w:r>
      <w:r>
        <w:rPr>
          <w:rFonts w:hint="eastAsia"/>
        </w:rPr>
        <w:t>将一条口语化、模糊的评论，改写成一个语义清晰、表达规范、符合医学术语的标准问题。</w:t>
      </w:r>
    </w:p>
    <w:p w14:paraId="0F0C274C" w14:textId="77777777" w:rsidR="00F54B80" w:rsidRDefault="00000000">
      <w:pPr>
        <w:pStyle w:val="altz"/>
        <w:numPr>
          <w:ilvl w:val="0"/>
          <w:numId w:val="9"/>
        </w:numPr>
        <w:ind w:firstLineChars="0"/>
      </w:pPr>
      <w:r>
        <w:rPr>
          <w:rFonts w:hint="eastAsia"/>
        </w:rPr>
        <w:t>答案生成：在给定一个标准化问题后，可以指令</w:t>
      </w:r>
      <w:r>
        <w:rPr>
          <w:rFonts w:hint="eastAsia"/>
        </w:rPr>
        <w:t>LLM</w:t>
      </w:r>
      <w:r>
        <w:rPr>
          <w:rFonts w:hint="eastAsia"/>
        </w:rPr>
        <w:t>生成一个科学、准确、易于理解且富有</w:t>
      </w:r>
      <w:proofErr w:type="gramStart"/>
      <w:r>
        <w:rPr>
          <w:rFonts w:hint="eastAsia"/>
        </w:rPr>
        <w:t>同理心</w:t>
      </w:r>
      <w:proofErr w:type="gramEnd"/>
      <w:r>
        <w:rPr>
          <w:rFonts w:hint="eastAsia"/>
        </w:rPr>
        <w:t>的答案。</w:t>
      </w:r>
    </w:p>
    <w:p w14:paraId="185C319C" w14:textId="77777777" w:rsidR="00F54B80" w:rsidRDefault="00000000">
      <w:pPr>
        <w:pStyle w:val="3"/>
        <w:spacing w:before="163"/>
        <w:rPr>
          <w:rFonts w:hint="eastAsia"/>
        </w:rPr>
      </w:pPr>
      <w:bookmarkStart w:id="33" w:name="_Toc226059663"/>
      <w:r>
        <w:rPr>
          <w:rFonts w:hint="eastAsia"/>
        </w:rPr>
        <w:t>领域微调方法</w:t>
      </w:r>
      <w:bookmarkEnd w:id="33"/>
    </w:p>
    <w:p w14:paraId="2E1A12E4" w14:textId="77777777" w:rsidR="00F54B80" w:rsidRDefault="00000000">
      <w:pPr>
        <w:pStyle w:val="altz"/>
        <w:ind w:firstLine="480"/>
      </w:pPr>
      <w:r>
        <w:rPr>
          <w:rFonts w:hint="eastAsia"/>
        </w:rPr>
        <w:t>为了让通用</w:t>
      </w:r>
      <w:r>
        <w:rPr>
          <w:rFonts w:hint="eastAsia"/>
        </w:rPr>
        <w:t>LLM</w:t>
      </w:r>
      <w:r>
        <w:rPr>
          <w:rFonts w:hint="eastAsia"/>
        </w:rPr>
        <w:t>更好地适应青少年生殖健康这一特定领域，需要进行领域微调。</w:t>
      </w:r>
    </w:p>
    <w:p w14:paraId="55B8F62D" w14:textId="77777777" w:rsidR="00F54B80" w:rsidRDefault="00000000">
      <w:pPr>
        <w:pStyle w:val="altz"/>
        <w:numPr>
          <w:ilvl w:val="0"/>
          <w:numId w:val="10"/>
        </w:numPr>
        <w:ind w:firstLineChars="0"/>
      </w:pPr>
      <w:r>
        <w:rPr>
          <w:rFonts w:hint="eastAsia"/>
        </w:rPr>
        <w:t>指令微调（</w:t>
      </w:r>
      <w:r>
        <w:rPr>
          <w:rFonts w:hint="eastAsia"/>
        </w:rPr>
        <w:t>Instruction Tuning</w:t>
      </w:r>
      <w:r>
        <w:rPr>
          <w:rFonts w:hint="eastAsia"/>
        </w:rPr>
        <w:t>）：通过构建包含（指令，输入，输出）格式的领域数据集，对</w:t>
      </w:r>
      <w:r>
        <w:rPr>
          <w:rFonts w:hint="eastAsia"/>
        </w:rPr>
        <w:t>LLM</w:t>
      </w:r>
      <w:r>
        <w:rPr>
          <w:rFonts w:hint="eastAsia"/>
        </w:rPr>
        <w:t>进行微调，使其学会遵循特定领域的任务指令和回答风格。这是本研究采用的核心方法。</w:t>
      </w:r>
    </w:p>
    <w:p w14:paraId="3EA99E8D" w14:textId="77777777" w:rsidR="00F54B80" w:rsidRDefault="00000000">
      <w:pPr>
        <w:pStyle w:val="altz"/>
        <w:numPr>
          <w:ilvl w:val="0"/>
          <w:numId w:val="10"/>
        </w:numPr>
        <w:ind w:firstLineChars="0"/>
      </w:pPr>
      <w:r>
        <w:rPr>
          <w:rFonts w:hint="eastAsia"/>
        </w:rPr>
        <w:t>参数高效微调（</w:t>
      </w:r>
      <w:r>
        <w:rPr>
          <w:rFonts w:hint="eastAsia"/>
        </w:rPr>
        <w:t>PEFT</w:t>
      </w:r>
      <w:r>
        <w:rPr>
          <w:rFonts w:hint="eastAsia"/>
        </w:rPr>
        <w:t>）：如</w:t>
      </w:r>
      <w:proofErr w:type="spellStart"/>
      <w:r>
        <w:rPr>
          <w:rFonts w:hint="eastAsia"/>
        </w:rPr>
        <w:t>LoRA</w:t>
      </w:r>
      <w:proofErr w:type="spellEnd"/>
      <w:r>
        <w:rPr>
          <w:rFonts w:hint="eastAsia"/>
        </w:rPr>
        <w:t>/</w:t>
      </w:r>
      <w:proofErr w:type="spellStart"/>
      <w:r>
        <w:rPr>
          <w:rFonts w:hint="eastAsia"/>
        </w:rPr>
        <w:t>QLoRA</w:t>
      </w:r>
      <w:proofErr w:type="spellEnd"/>
      <w:r>
        <w:rPr>
          <w:rFonts w:hint="eastAsia"/>
        </w:rPr>
        <w:t>等技术，通过</w:t>
      </w:r>
      <w:proofErr w:type="gramStart"/>
      <w:r>
        <w:rPr>
          <w:rFonts w:hint="eastAsia"/>
        </w:rPr>
        <w:t>仅训练</w:t>
      </w:r>
      <w:proofErr w:type="gramEnd"/>
      <w:r>
        <w:rPr>
          <w:rFonts w:hint="eastAsia"/>
        </w:rPr>
        <w:t>模型的一小部分参数，即可实现接近全量微调的效果，极大地降低了计算资源需求，非常适合学术研究环境。</w:t>
      </w:r>
    </w:p>
    <w:p w14:paraId="24C34705" w14:textId="77777777" w:rsidR="00F54B80" w:rsidRDefault="00000000">
      <w:pPr>
        <w:pStyle w:val="3"/>
        <w:spacing w:before="163" w:after="120"/>
        <w:rPr>
          <w:rFonts w:hint="eastAsia"/>
        </w:rPr>
      </w:pPr>
      <w:bookmarkStart w:id="34" w:name="_Toc226059664"/>
      <w:bookmarkStart w:id="35" w:name="_Toc168604733"/>
      <w:r>
        <w:rPr>
          <w:rFonts w:hint="eastAsia"/>
        </w:rPr>
        <w:t>模型微调</w:t>
      </w:r>
      <w:r>
        <w:rPr>
          <w:rFonts w:hint="eastAsia"/>
        </w:rPr>
        <w:t>-</w:t>
      </w:r>
      <w:proofErr w:type="spellStart"/>
      <w:r>
        <w:rPr>
          <w:rFonts w:hint="eastAsia"/>
        </w:rPr>
        <w:t>LLaMA</w:t>
      </w:r>
      <w:proofErr w:type="spellEnd"/>
      <w:r>
        <w:rPr>
          <w:rFonts w:hint="eastAsia"/>
        </w:rPr>
        <w:t xml:space="preserve"> Factory</w:t>
      </w:r>
      <w:bookmarkEnd w:id="34"/>
      <w:bookmarkEnd w:id="35"/>
    </w:p>
    <w:p w14:paraId="7288499B"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是一个用于大语言模型训练的开源框架，通过训练可以使模型更好地适应特定的任务或数据集。其支持多训练阶段，包括预训练、有监督微调和奖励模型训练等。</w:t>
      </w:r>
    </w:p>
    <w:p w14:paraId="717CA163"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proofErr w:type="spellStart"/>
      <w:r>
        <w:rPr>
          <w:rFonts w:hint="eastAsia"/>
        </w:rPr>
        <w:t>LLaMA</w:t>
      </w:r>
      <w:proofErr w:type="spellEnd"/>
      <w:r>
        <w:rPr>
          <w:rFonts w:hint="eastAsia"/>
        </w:rPr>
        <w:t xml:space="preserve">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同时提供了一个功能全面、操作简便的平台，使得大语言模型的微调变得更加容易和高效。在本研究中，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w:t>
      </w:r>
      <w:r>
        <w:rPr>
          <w:rFonts w:hint="eastAsia"/>
        </w:rPr>
        <w:lastRenderedPageBreak/>
        <w:t>以适应青少年生殖健康问答的需求，提高模型在问答任务上各项指标的表现力。</w:t>
      </w:r>
    </w:p>
    <w:p w14:paraId="33703036" w14:textId="77777777" w:rsidR="00F54B80" w:rsidRDefault="00000000">
      <w:pPr>
        <w:pStyle w:val="2"/>
        <w:spacing w:before="163" w:after="163"/>
        <w:rPr>
          <w:rFonts w:hint="eastAsia"/>
        </w:rPr>
      </w:pPr>
      <w:bookmarkStart w:id="36" w:name="_Toc226059665"/>
      <w:r>
        <w:rPr>
          <w:rFonts w:hint="eastAsia"/>
        </w:rPr>
        <w:t>模型评估方法</w:t>
      </w:r>
      <w:bookmarkEnd w:id="36"/>
    </w:p>
    <w:p w14:paraId="0ECDE804" w14:textId="77777777" w:rsidR="00F54B80" w:rsidRDefault="00000000">
      <w:pPr>
        <w:pStyle w:val="altz"/>
        <w:ind w:firstLine="480"/>
      </w:pPr>
      <w:r>
        <w:rPr>
          <w:rFonts w:hint="eastAsia"/>
        </w:rPr>
        <w:t>科学、全面地评估模型性能是本研究不可或缺的一环，本研究将采用自动化评估与人工评估相结合的综合评价体系。</w:t>
      </w:r>
    </w:p>
    <w:p w14:paraId="3A37C5C5" w14:textId="77777777" w:rsidR="00F54B80" w:rsidRDefault="00000000">
      <w:pPr>
        <w:pStyle w:val="3"/>
        <w:spacing w:before="163"/>
        <w:rPr>
          <w:rFonts w:hint="eastAsia"/>
        </w:rPr>
      </w:pPr>
      <w:bookmarkStart w:id="37" w:name="_Toc226059666"/>
      <w:r>
        <w:rPr>
          <w:rFonts w:hint="eastAsia"/>
        </w:rPr>
        <w:t>人工评估维度</w:t>
      </w:r>
      <w:bookmarkEnd w:id="37"/>
    </w:p>
    <w:p w14:paraId="08AAF8F3" w14:textId="77777777" w:rsidR="00F54B80" w:rsidRDefault="00000000">
      <w:pPr>
        <w:pStyle w:val="altz"/>
        <w:ind w:firstLine="480"/>
      </w:pPr>
      <w:r>
        <w:rPr>
          <w:rFonts w:hint="eastAsia"/>
        </w:rPr>
        <w:t>由于自动化指标无法完全捕捉医学回答的严谨性和实用性，人工评估仍然是黄金标准。参考相关研究</w:t>
      </w:r>
      <w:r>
        <w:rPr>
          <w:rFonts w:hint="eastAsia"/>
        </w:rPr>
        <w:t xml:space="preserve"> [27]</w:t>
      </w:r>
      <w:r>
        <w:rPr>
          <w:rFonts w:hint="eastAsia"/>
        </w:rPr>
        <w:t>，本研究将从以下六个维度对模型生成的答案进行人工评分：</w:t>
      </w:r>
    </w:p>
    <w:p w14:paraId="221D48B6" w14:textId="77777777" w:rsidR="00F54B80" w:rsidRDefault="00000000">
      <w:pPr>
        <w:pStyle w:val="altz"/>
        <w:numPr>
          <w:ilvl w:val="0"/>
          <w:numId w:val="11"/>
        </w:numPr>
        <w:ind w:firstLineChars="0"/>
      </w:pPr>
      <w:r>
        <w:rPr>
          <w:rFonts w:hint="eastAsia"/>
        </w:rPr>
        <w:t>指导性：答案是否提供了清晰、可操作的建议或下一步行动指南。</w:t>
      </w:r>
    </w:p>
    <w:p w14:paraId="587B3E11" w14:textId="77777777" w:rsidR="00F54B80" w:rsidRDefault="00000000">
      <w:pPr>
        <w:pStyle w:val="altz"/>
        <w:numPr>
          <w:ilvl w:val="0"/>
          <w:numId w:val="11"/>
        </w:numPr>
        <w:ind w:firstLineChars="0"/>
      </w:pPr>
      <w:r>
        <w:rPr>
          <w:rFonts w:hint="eastAsia"/>
        </w:rPr>
        <w:t>准确性：答案所包含的医学信息是否科学、准确，无事实性错误。</w:t>
      </w:r>
    </w:p>
    <w:p w14:paraId="0B08E4C0" w14:textId="77777777" w:rsidR="00F54B80" w:rsidRDefault="00000000">
      <w:pPr>
        <w:pStyle w:val="altz"/>
        <w:numPr>
          <w:ilvl w:val="0"/>
          <w:numId w:val="11"/>
        </w:numPr>
        <w:ind w:firstLineChars="0"/>
      </w:pPr>
      <w:r>
        <w:rPr>
          <w:rFonts w:hint="eastAsia"/>
        </w:rPr>
        <w:t>完整性：答案是否全面地回应了用户提问的所有方面，无重要信息遗漏。</w:t>
      </w:r>
    </w:p>
    <w:p w14:paraId="6F3C53AB" w14:textId="77777777" w:rsidR="00F54B80" w:rsidRDefault="00000000">
      <w:pPr>
        <w:pStyle w:val="altz"/>
        <w:numPr>
          <w:ilvl w:val="0"/>
          <w:numId w:val="11"/>
        </w:numPr>
        <w:ind w:firstLineChars="0"/>
      </w:pPr>
      <w:r>
        <w:rPr>
          <w:rFonts w:hint="eastAsia"/>
        </w:rPr>
        <w:t>安全性：答案是否不包含任何可能导致伤害的建议，并对潜在风险进行了充分提示。</w:t>
      </w:r>
    </w:p>
    <w:p w14:paraId="7862B09E" w14:textId="77777777" w:rsidR="00F54B80" w:rsidRDefault="00000000">
      <w:pPr>
        <w:pStyle w:val="altz"/>
        <w:numPr>
          <w:ilvl w:val="0"/>
          <w:numId w:val="11"/>
        </w:numPr>
        <w:ind w:firstLineChars="0"/>
      </w:pPr>
      <w:r>
        <w:rPr>
          <w:rFonts w:hint="eastAsia"/>
        </w:rPr>
        <w:t>易于理解：答案是否使用通俗易懂的语言，避免了不必要的专业术语，适合青少年阅读。</w:t>
      </w:r>
    </w:p>
    <w:p w14:paraId="7D1E9402" w14:textId="77777777" w:rsidR="00F54B80" w:rsidRDefault="00000000">
      <w:pPr>
        <w:pStyle w:val="altz"/>
        <w:numPr>
          <w:ilvl w:val="0"/>
          <w:numId w:val="11"/>
        </w:numPr>
        <w:ind w:firstLineChars="0"/>
      </w:pPr>
      <w:r>
        <w:rPr>
          <w:rFonts w:hint="eastAsia"/>
        </w:rPr>
        <w:t>仅提供必要信息：答案是否仅提供了必要信息，避免了无关内容的冗余，做到了言简意赅。</w:t>
      </w:r>
    </w:p>
    <w:p w14:paraId="26512857" w14:textId="77777777" w:rsidR="00F54B80" w:rsidRDefault="00000000">
      <w:pPr>
        <w:pStyle w:val="3"/>
        <w:spacing w:before="163"/>
        <w:rPr>
          <w:rFonts w:hint="eastAsia"/>
        </w:rPr>
      </w:pPr>
      <w:bookmarkStart w:id="38" w:name="_Toc226059667"/>
      <w:r>
        <w:rPr>
          <w:rFonts w:hint="eastAsia"/>
        </w:rPr>
        <w:t>自动化评估指标</w:t>
      </w:r>
      <w:bookmarkEnd w:id="38"/>
    </w:p>
    <w:p w14:paraId="12854DA0" w14:textId="77777777" w:rsidR="00F54B80" w:rsidRDefault="00000000">
      <w:pPr>
        <w:pStyle w:val="altz"/>
        <w:ind w:firstLine="480"/>
      </w:pPr>
      <w:r>
        <w:rPr>
          <w:rFonts w:hint="eastAsia"/>
        </w:rPr>
        <w:t>自动化评估主要用于快速、规模化地衡量模型生成文本的质量。</w:t>
      </w:r>
    </w:p>
    <w:p w14:paraId="350AB420" w14:textId="77777777" w:rsidR="00F54B80" w:rsidRDefault="00000000">
      <w:pPr>
        <w:pStyle w:val="altz"/>
        <w:ind w:firstLine="480"/>
      </w:pPr>
      <w:r>
        <w:rPr>
          <w:rFonts w:hint="eastAsia"/>
        </w:rPr>
        <w:t>近年来，利用更强大的</w:t>
      </w:r>
      <w:r>
        <w:rPr>
          <w:rFonts w:hint="eastAsia"/>
        </w:rPr>
        <w:t>LLM</w:t>
      </w:r>
      <w:r>
        <w:rPr>
          <w:rFonts w:hint="eastAsia"/>
        </w:rPr>
        <w:t>（如</w:t>
      </w:r>
      <w:r>
        <w:rPr>
          <w:rFonts w:hint="eastAsia"/>
        </w:rPr>
        <w:t>GPT-4</w:t>
      </w:r>
      <w:r>
        <w:rPr>
          <w:rFonts w:hint="eastAsia"/>
        </w:rPr>
        <w:t>）作为“裁判”来对模型输出进行打分成为一种新兴趋势。为验证</w:t>
      </w:r>
      <w:r>
        <w:rPr>
          <w:rFonts w:hint="eastAsia"/>
        </w:rPr>
        <w:t>AI</w:t>
      </w:r>
      <w:r>
        <w:rPr>
          <w:rFonts w:hint="eastAsia"/>
        </w:rPr>
        <w:t>裁判的可靠性，本研究将首先抽取部分样本，让人类专家与</w:t>
      </w:r>
      <w:r>
        <w:rPr>
          <w:rFonts w:hint="eastAsia"/>
        </w:rPr>
        <w:t>AI</w:t>
      </w:r>
      <w:r>
        <w:rPr>
          <w:rFonts w:hint="eastAsia"/>
        </w:rPr>
        <w:t>裁判同时评分</w:t>
      </w:r>
      <w:commentRangeStart w:id="39"/>
      <w:r>
        <w:rPr>
          <w:rFonts w:hint="eastAsia"/>
        </w:rPr>
        <w:t>，然后计算两者评分的组内相关系数（</w:t>
      </w:r>
      <w:r>
        <w:rPr>
          <w:rFonts w:hint="eastAsia"/>
        </w:rPr>
        <w:t>Intraclass Correlation Coefficient, ICC</w:t>
      </w:r>
      <w:r>
        <w:rPr>
          <w:rFonts w:hint="eastAsia"/>
        </w:rPr>
        <w:t>）和</w:t>
      </w:r>
      <w:r>
        <w:rPr>
          <w:rFonts w:hint="eastAsia"/>
        </w:rPr>
        <w:t>Kappa</w:t>
      </w:r>
      <w:r>
        <w:rPr>
          <w:rFonts w:hint="eastAsia"/>
        </w:rPr>
        <w:t>一致性系数。</w:t>
      </w:r>
      <w:commentRangeEnd w:id="39"/>
      <w:r>
        <w:rPr>
          <w:rStyle w:val="afb"/>
        </w:rPr>
        <w:commentReference w:id="39"/>
      </w:r>
      <w:r>
        <w:rPr>
          <w:rFonts w:hint="eastAsia"/>
        </w:rPr>
        <w:t>若一致性达到较高水平，则可证明</w:t>
      </w:r>
      <w:r>
        <w:rPr>
          <w:rFonts w:hint="eastAsia"/>
        </w:rPr>
        <w:t>AI</w:t>
      </w:r>
      <w:r>
        <w:rPr>
          <w:rFonts w:hint="eastAsia"/>
        </w:rPr>
        <w:t>评分在</w:t>
      </w:r>
      <w:proofErr w:type="gramStart"/>
      <w:r>
        <w:rPr>
          <w:rFonts w:hint="eastAsia"/>
        </w:rPr>
        <w:t>本任务</w:t>
      </w:r>
      <w:proofErr w:type="gramEnd"/>
      <w:r>
        <w:rPr>
          <w:rFonts w:hint="eastAsia"/>
        </w:rPr>
        <w:t>下能有效替代部分人工评估工作，从而实现对大规模测试集的高效评估。</w:t>
      </w:r>
    </w:p>
    <w:p w14:paraId="71F6577D" w14:textId="77777777" w:rsidR="00F54B80" w:rsidRDefault="00000000">
      <w:pPr>
        <w:pStyle w:val="2"/>
        <w:spacing w:before="163" w:after="163"/>
        <w:rPr>
          <w:rFonts w:hint="eastAsia"/>
        </w:rPr>
      </w:pPr>
      <w:bookmarkStart w:id="40" w:name="_Toc226059668"/>
      <w:commentRangeStart w:id="41"/>
      <w:r>
        <w:rPr>
          <w:rFonts w:hint="eastAsia"/>
        </w:rPr>
        <w:t>本章小结</w:t>
      </w:r>
      <w:bookmarkEnd w:id="40"/>
    </w:p>
    <w:p w14:paraId="12874861" w14:textId="77777777" w:rsidR="00F54B80" w:rsidRDefault="00000000">
      <w:pPr>
        <w:pStyle w:val="altz"/>
        <w:ind w:firstLine="480"/>
      </w:pPr>
      <w:r>
        <w:t>本章系统梳理了支撑本研究的理论基础与关键技术。首先，从青少年生殖健康与社交媒体传播理论出发，明确了研究的现实背景与核心矛盾</w:t>
      </w:r>
      <w:r>
        <w:t>——</w:t>
      </w:r>
      <w:r>
        <w:t>即青少年旺盛而隐秘的信息需求与社交媒体上良莠不齐的内容生态之间的冲突，并论证了从</w:t>
      </w:r>
      <w:r>
        <w:t>UGC</w:t>
      </w:r>
      <w:r>
        <w:t>中挖掘真实需求的价值。其次，详细介绍了从海量中文评论中提取、识别和分类问题的文本处理技术，为数据的前期处理提供了方法论支持。再次，深入探讨了大语言模型的基本原理及其在医疗问答领域的应用现状、能力与挑战，并阐明了如何通过指令微调等技术将其改造为适用于本研究特定任务的工具。最后，构建了一个结合自动化指标与多维度人工评估的</w:t>
      </w:r>
      <w:r>
        <w:lastRenderedPageBreak/>
        <w:t>综合评价框架，为科学衡量研究成果提供了标准</w:t>
      </w:r>
      <w:r>
        <w:rPr>
          <w:rFonts w:hint="eastAsia"/>
        </w:rPr>
        <w:t>。</w:t>
      </w:r>
    </w:p>
    <w:commentRangeEnd w:id="41"/>
    <w:p w14:paraId="30849A5B" w14:textId="77777777" w:rsidR="00F54B80" w:rsidRDefault="00000000">
      <w:pPr>
        <w:pStyle w:val="altz"/>
        <w:ind w:firstLine="480"/>
        <w:sectPr w:rsidR="00F54B80">
          <w:headerReference w:type="default" r:id="rId28"/>
          <w:endnotePr>
            <w:numFmt w:val="decimal"/>
          </w:endnotePr>
          <w:pgSz w:w="11906" w:h="16838"/>
          <w:pgMar w:top="1701" w:right="1418" w:bottom="1701" w:left="1418" w:header="851" w:footer="850" w:gutter="0"/>
          <w:cols w:space="425"/>
          <w:docGrid w:type="linesAndChars" w:linePitch="326"/>
        </w:sectPr>
      </w:pPr>
      <w:r>
        <w:commentReference w:id="41"/>
      </w:r>
    </w:p>
    <w:p w14:paraId="6AF06F5A" w14:textId="77777777" w:rsidR="00F54B80" w:rsidRDefault="00000000">
      <w:pPr>
        <w:pStyle w:val="1"/>
        <w:spacing w:before="326" w:after="326"/>
        <w:rPr>
          <w:rFonts w:hint="eastAsia"/>
        </w:rPr>
      </w:pPr>
      <w:bookmarkStart w:id="42" w:name="_Toc226059669"/>
      <w:r>
        <w:rPr>
          <w:rFonts w:hint="eastAsia"/>
        </w:rPr>
        <w:lastRenderedPageBreak/>
        <w:t>数据来源与研究方法</w:t>
      </w:r>
      <w:bookmarkEnd w:id="42"/>
    </w:p>
    <w:p w14:paraId="24ECBFCA" w14:textId="77777777" w:rsidR="00F54B80" w:rsidRDefault="00000000">
      <w:pPr>
        <w:pStyle w:val="2"/>
        <w:spacing w:before="163" w:after="163"/>
        <w:rPr>
          <w:rFonts w:hint="eastAsia"/>
        </w:rPr>
      </w:pPr>
      <w:bookmarkStart w:id="43" w:name="_Toc226059670"/>
      <w:r>
        <w:rPr>
          <w:rFonts w:hint="eastAsia"/>
        </w:rPr>
        <w:t>研究总体框架</w:t>
      </w:r>
      <w:bookmarkEnd w:id="43"/>
    </w:p>
    <w:p w14:paraId="30811F3E" w14:textId="77777777" w:rsidR="00F54B80" w:rsidRDefault="00000000">
      <w:pPr>
        <w:pStyle w:val="altz"/>
        <w:ind w:firstLine="480"/>
      </w:pPr>
      <w:r>
        <w:rPr>
          <w:rFonts w:hint="eastAsia"/>
        </w:rPr>
        <w:t>为系统性地探究社交媒体平台中青少年生殖健康信息生态，并构建一个能有效服务于该领域的智能问答系统，本研究设计了涵盖“数据采集—分析—应用”全链路的总体框架。整个框架以</w:t>
      </w:r>
      <w:r>
        <w:rPr>
          <w:rFonts w:hint="eastAsia"/>
        </w:rPr>
        <w:t>Bilibili</w:t>
      </w:r>
      <w:r>
        <w:rPr>
          <w:rFonts w:hint="eastAsia"/>
        </w:rPr>
        <w:t>平台的公开数据为输入，通过多阶段的处理与分析，最终产出经过领域微调的大语言模型及相应的评估结论。</w:t>
      </w:r>
      <w:commentRangeStart w:id="44"/>
      <w:r>
        <w:rPr>
          <w:rFonts w:hint="eastAsia"/>
        </w:rPr>
        <w:t>具体流程如下：</w:t>
      </w:r>
    </w:p>
    <w:p w14:paraId="64985A2C" w14:textId="77777777" w:rsidR="00F54B80" w:rsidRDefault="00000000">
      <w:pPr>
        <w:pStyle w:val="altz"/>
        <w:numPr>
          <w:ilvl w:val="0"/>
          <w:numId w:val="12"/>
        </w:numPr>
        <w:ind w:firstLineChars="0"/>
      </w:pPr>
      <w:r>
        <w:rPr>
          <w:rFonts w:hint="eastAsia"/>
        </w:rPr>
        <w:t>数据采集与构建：首先，基于一套精心设计的关键词体系，通过分布式网络爬虫框架，系统性地从</w:t>
      </w:r>
      <w:r>
        <w:rPr>
          <w:rFonts w:hint="eastAsia"/>
        </w:rPr>
        <w:t>Bilibili</w:t>
      </w:r>
      <w:r>
        <w:rPr>
          <w:rFonts w:hint="eastAsia"/>
        </w:rPr>
        <w:t>平台采集与青少年生殖健康主题高度相关的视频元数据及用户生成的文本数据（评论、弹幕等）。</w:t>
      </w:r>
    </w:p>
    <w:p w14:paraId="43C84338" w14:textId="77777777" w:rsidR="00F54B80" w:rsidRDefault="00000000">
      <w:pPr>
        <w:pStyle w:val="altz"/>
        <w:numPr>
          <w:ilvl w:val="0"/>
          <w:numId w:val="12"/>
        </w:numPr>
        <w:ind w:firstLineChars="0"/>
      </w:pPr>
      <w:r>
        <w:rPr>
          <w:rFonts w:hint="eastAsia"/>
        </w:rPr>
        <w:t>数据预处理：对采集到的原始数据进行一系列清洗与规范化操作，包括去重、格式统一、中文分词、停用词过滤以及噪声与无关内容识别，旨在构建一个高质量、可供分析的干净数据集。</w:t>
      </w:r>
    </w:p>
    <w:p w14:paraId="74C79122" w14:textId="77777777" w:rsidR="00F54B80" w:rsidRDefault="00000000">
      <w:pPr>
        <w:pStyle w:val="altz"/>
        <w:numPr>
          <w:ilvl w:val="0"/>
          <w:numId w:val="12"/>
        </w:numPr>
        <w:ind w:firstLineChars="0"/>
      </w:pPr>
      <w:r>
        <w:rPr>
          <w:rFonts w:hint="eastAsia"/>
        </w:rPr>
        <w:t>问题识别与分类分析（对应第四章）：</w:t>
      </w:r>
      <w:r>
        <w:rPr>
          <w:rFonts w:hint="eastAsia"/>
        </w:rPr>
        <w:t xml:space="preserve"> </w:t>
      </w:r>
      <w:r>
        <w:rPr>
          <w:rFonts w:hint="eastAsia"/>
        </w:rPr>
        <w:t>运用自然语言处理技术与主题建模方法，对预处理后的用户评论文本进行深度挖掘，识别其中蕴含的真实提问，并对其进行内容分析与主题归类，以数据驱动的方式揭示青少年群体的核心信息需求。</w:t>
      </w:r>
    </w:p>
    <w:p w14:paraId="2717C4BB" w14:textId="77777777" w:rsidR="00F54B80" w:rsidRDefault="00000000">
      <w:pPr>
        <w:pStyle w:val="altz"/>
        <w:numPr>
          <w:ilvl w:val="0"/>
          <w:numId w:val="12"/>
        </w:numPr>
        <w:ind w:firstLineChars="0"/>
      </w:pPr>
      <w:r>
        <w:rPr>
          <w:rFonts w:hint="eastAsia"/>
        </w:rPr>
        <w:t>问答数据集构建（对应第五章）：基于前一阶段的分析结果，利用大语言模型的强大文本生成与理解能力，将从真实语境中提取的、口语化的用户问题，转化为结构化、标准化的“问题</w:t>
      </w:r>
      <w:r>
        <w:rPr>
          <w:rFonts w:hint="eastAsia"/>
        </w:rPr>
        <w:t>-</w:t>
      </w:r>
      <w:r>
        <w:rPr>
          <w:rFonts w:hint="eastAsia"/>
        </w:rPr>
        <w:t>答案”（</w:t>
      </w:r>
      <w:r>
        <w:rPr>
          <w:rFonts w:hint="eastAsia"/>
        </w:rPr>
        <w:t>QA</w:t>
      </w:r>
      <w:r>
        <w:rPr>
          <w:rFonts w:hint="eastAsia"/>
        </w:rPr>
        <w:t>）对，构建一个专用于模型微调的高质量领域数据集。</w:t>
      </w:r>
    </w:p>
    <w:p w14:paraId="55E30BAE" w14:textId="77777777" w:rsidR="00F54B80" w:rsidRDefault="00000000">
      <w:pPr>
        <w:pStyle w:val="altz"/>
        <w:numPr>
          <w:ilvl w:val="0"/>
          <w:numId w:val="12"/>
        </w:numPr>
        <w:ind w:firstLineChars="0"/>
      </w:pPr>
      <w:r>
        <w:rPr>
          <w:rFonts w:hint="eastAsia"/>
        </w:rPr>
        <w:t>模型微调与评估（对应第六章）：将构建好的领域问答数据</w:t>
      </w:r>
      <w:proofErr w:type="gramStart"/>
      <w:r>
        <w:rPr>
          <w:rFonts w:hint="eastAsia"/>
        </w:rPr>
        <w:t>集应用</w:t>
      </w:r>
      <w:proofErr w:type="gramEnd"/>
      <w:r>
        <w:rPr>
          <w:rFonts w:hint="eastAsia"/>
        </w:rPr>
        <w:t>于现有的大语言模型，通过指令微调（</w:t>
      </w:r>
      <w:r>
        <w:rPr>
          <w:rFonts w:hint="eastAsia"/>
        </w:rPr>
        <w:t>Instruction-Tuning</w:t>
      </w:r>
      <w:r>
        <w:rPr>
          <w:rFonts w:hint="eastAsia"/>
        </w:rPr>
        <w:t>）技术，使其掌握青少年生殖健康领域的专业知识与沟通范式。最后，通过自动化指标与人工评估相结合的综合评价体系，对微调后模型的性能进行全面检验。</w:t>
      </w:r>
    </w:p>
    <w:p w14:paraId="57EBFB21" w14:textId="77777777" w:rsidR="00F54B80" w:rsidRDefault="00000000">
      <w:pPr>
        <w:pStyle w:val="altz"/>
        <w:ind w:firstLine="480"/>
      </w:pPr>
      <w:r>
        <w:rPr>
          <w:rFonts w:hint="eastAsia"/>
        </w:rPr>
        <w:t>该框架从真实数据出发，通过层层递进的分析与构建，最终回归到应用层面，形成了一个完整的研究闭环。</w:t>
      </w:r>
      <w:commentRangeEnd w:id="44"/>
      <w:r>
        <w:commentReference w:id="44"/>
      </w:r>
    </w:p>
    <w:p w14:paraId="29867809" w14:textId="77777777" w:rsidR="00F54B80" w:rsidRDefault="00000000">
      <w:pPr>
        <w:pStyle w:val="2"/>
        <w:spacing w:before="163" w:after="163"/>
        <w:rPr>
          <w:rFonts w:hint="eastAsia"/>
        </w:rPr>
      </w:pPr>
      <w:bookmarkStart w:id="45" w:name="_Toc226059671"/>
      <w:r>
        <w:rPr>
          <w:rFonts w:hint="eastAsia"/>
        </w:rPr>
        <w:t>数据来源与样本筛选</w:t>
      </w:r>
      <w:bookmarkEnd w:id="45"/>
    </w:p>
    <w:p w14:paraId="6218E4D7" w14:textId="77777777" w:rsidR="00F54B80" w:rsidRDefault="00000000">
      <w:pPr>
        <w:pStyle w:val="3"/>
        <w:spacing w:before="163"/>
        <w:rPr>
          <w:rFonts w:hint="eastAsia"/>
        </w:rPr>
      </w:pPr>
      <w:bookmarkStart w:id="46" w:name="_Toc226059672"/>
      <w:r>
        <w:rPr>
          <w:rFonts w:hint="eastAsia"/>
        </w:rPr>
        <w:t>数据平台与时间范围</w:t>
      </w:r>
      <w:bookmarkEnd w:id="46"/>
    </w:p>
    <w:p w14:paraId="700FEF3C" w14:textId="77777777" w:rsidR="00F54B80" w:rsidRDefault="00000000">
      <w:pPr>
        <w:pStyle w:val="altz"/>
        <w:ind w:firstLine="480"/>
      </w:pPr>
      <w:r>
        <w:rPr>
          <w:rFonts w:hint="eastAsia"/>
        </w:rPr>
        <w:t>本研究的数据来源平台为</w:t>
      </w:r>
      <w:r>
        <w:rPr>
          <w:rFonts w:hint="eastAsia"/>
        </w:rPr>
        <w:t>Bilibili</w:t>
      </w:r>
      <w:r>
        <w:rPr>
          <w:rFonts w:hint="eastAsia"/>
        </w:rPr>
        <w:t>（</w:t>
      </w:r>
      <w:proofErr w:type="gramStart"/>
      <w:r>
        <w:rPr>
          <w:rFonts w:hint="eastAsia"/>
        </w:rPr>
        <w:t>哔</w:t>
      </w:r>
      <w:proofErr w:type="gramEnd"/>
      <w:r>
        <w:rPr>
          <w:rFonts w:hint="eastAsia"/>
        </w:rPr>
        <w:t>哩哔哩，简称</w:t>
      </w:r>
      <w:r>
        <w:rPr>
          <w:rFonts w:hint="eastAsia"/>
        </w:rPr>
        <w:t>B</w:t>
      </w:r>
      <w:r>
        <w:rPr>
          <w:rFonts w:hint="eastAsia"/>
        </w:rPr>
        <w:t>站）。选择该平台主要基于以下</w:t>
      </w:r>
      <w:proofErr w:type="gramStart"/>
      <w:r>
        <w:rPr>
          <w:rFonts w:hint="eastAsia"/>
        </w:rPr>
        <w:t>考量</w:t>
      </w:r>
      <w:proofErr w:type="gramEnd"/>
      <w:r>
        <w:rPr>
          <w:rFonts w:hint="eastAsia"/>
        </w:rPr>
        <w:t>：首先，</w:t>
      </w:r>
      <w:r>
        <w:rPr>
          <w:rFonts w:hint="eastAsia"/>
        </w:rPr>
        <w:t>Bilibili</w:t>
      </w:r>
      <w:r>
        <w:rPr>
          <w:rFonts w:hint="eastAsia"/>
        </w:rPr>
        <w:t>是中国最受“</w:t>
      </w:r>
      <w:r>
        <w:rPr>
          <w:rFonts w:hint="eastAsia"/>
        </w:rPr>
        <w:t>Z</w:t>
      </w:r>
      <w:r>
        <w:rPr>
          <w:rFonts w:hint="eastAsia"/>
        </w:rPr>
        <w:t>世代”（通常指</w:t>
      </w:r>
      <w:r>
        <w:rPr>
          <w:rFonts w:hint="eastAsia"/>
        </w:rPr>
        <w:t>1995-2009</w:t>
      </w:r>
      <w:r>
        <w:rPr>
          <w:rFonts w:hint="eastAsia"/>
        </w:rPr>
        <w:t>年出生的人群）欢迎的视频分享社区之一，截至</w:t>
      </w:r>
      <w:r>
        <w:rPr>
          <w:rFonts w:hint="eastAsia"/>
        </w:rPr>
        <w:t>2024</w:t>
      </w:r>
      <w:r>
        <w:rPr>
          <w:rFonts w:hint="eastAsia"/>
        </w:rPr>
        <w:t>年，其</w:t>
      </w:r>
      <w:proofErr w:type="gramStart"/>
      <w:r>
        <w:rPr>
          <w:rFonts w:hint="eastAsia"/>
        </w:rPr>
        <w:t>月活跃</w:t>
      </w:r>
      <w:proofErr w:type="gramEnd"/>
      <w:r>
        <w:rPr>
          <w:rFonts w:hint="eastAsia"/>
        </w:rPr>
        <w:t>用户已超过</w:t>
      </w:r>
      <w:r>
        <w:rPr>
          <w:rFonts w:hint="eastAsia"/>
        </w:rPr>
        <w:t>3.4</w:t>
      </w:r>
      <w:r>
        <w:rPr>
          <w:rFonts w:hint="eastAsia"/>
        </w:rPr>
        <w:t>亿，其中超过</w:t>
      </w:r>
      <w:r>
        <w:rPr>
          <w:rFonts w:hint="eastAsia"/>
        </w:rPr>
        <w:t>80%</w:t>
      </w:r>
      <w:r>
        <w:rPr>
          <w:rFonts w:hint="eastAsia"/>
        </w:rPr>
        <w:t>的用户年</w:t>
      </w:r>
      <w:r>
        <w:rPr>
          <w:rFonts w:hint="eastAsia"/>
        </w:rPr>
        <w:lastRenderedPageBreak/>
        <w:t>龄在</w:t>
      </w:r>
      <w:r>
        <w:rPr>
          <w:rFonts w:hint="eastAsia"/>
        </w:rPr>
        <w:t>24</w:t>
      </w:r>
      <w:r>
        <w:rPr>
          <w:rFonts w:hint="eastAsia"/>
        </w:rPr>
        <w:t>岁及以下，这与本研究的目标群体——青少年高度契合。其次，</w:t>
      </w:r>
      <w:r>
        <w:rPr>
          <w:rFonts w:hint="eastAsia"/>
        </w:rPr>
        <w:t>Bilibili</w:t>
      </w:r>
      <w:r>
        <w:rPr>
          <w:rFonts w:hint="eastAsia"/>
        </w:rPr>
        <w:t>独特的社区文化（如弹幕、</w:t>
      </w:r>
      <w:proofErr w:type="gramStart"/>
      <w:r>
        <w:rPr>
          <w:rFonts w:hint="eastAsia"/>
        </w:rPr>
        <w:t>评论区讨论</w:t>
      </w:r>
      <w:proofErr w:type="gramEnd"/>
      <w:r>
        <w:rPr>
          <w:rFonts w:hint="eastAsia"/>
        </w:rPr>
        <w:t>）鼓励用户深度互动与内容共创，产生了海量的用户生成文本，为洞察青少年真实想法与信息需求提供了得天独厚的数据土壤。</w:t>
      </w:r>
    </w:p>
    <w:p w14:paraId="42BD0C79" w14:textId="77777777" w:rsidR="00F54B80" w:rsidRDefault="00000000">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2025</w:t>
      </w:r>
      <w:r>
        <w:rPr>
          <w:rFonts w:hint="eastAsia"/>
        </w:rPr>
        <w:t>年</w:t>
      </w:r>
      <w:r>
        <w:rPr>
          <w:rFonts w:hint="eastAsia"/>
        </w:rPr>
        <w:t>6</w:t>
      </w:r>
      <w:r>
        <w:rPr>
          <w:rFonts w:hint="eastAsia"/>
        </w:rPr>
        <w:t>月。</w:t>
      </w:r>
    </w:p>
    <w:p w14:paraId="7C888CCD" w14:textId="77777777" w:rsidR="00F54B80" w:rsidRDefault="00000000">
      <w:pPr>
        <w:pStyle w:val="3"/>
        <w:spacing w:before="163"/>
        <w:rPr>
          <w:rFonts w:hint="eastAsia"/>
        </w:rPr>
      </w:pPr>
      <w:bookmarkStart w:id="47" w:name="_Toc226059673"/>
      <w:r>
        <w:rPr>
          <w:rFonts w:hint="eastAsia"/>
        </w:rPr>
        <w:t>视频筛选标准</w:t>
      </w:r>
      <w:bookmarkEnd w:id="47"/>
    </w:p>
    <w:p w14:paraId="1D8E96DA" w14:textId="77777777" w:rsidR="00F54B80" w:rsidRDefault="00000000">
      <w:pPr>
        <w:pStyle w:val="altz"/>
        <w:ind w:firstLine="480"/>
      </w:pPr>
      <w:r>
        <w:rPr>
          <w:rFonts w:hint="eastAsia"/>
        </w:rPr>
        <w:t>为了确保样本的代表性与相关性，我们制定了严格的视频筛选标准。所有纳入最终数据集的视频必须同时满足以下条件：</w:t>
      </w:r>
    </w:p>
    <w:p w14:paraId="1A98008A" w14:textId="77777777" w:rsidR="00F54B80" w:rsidRDefault="00000000">
      <w:pPr>
        <w:pStyle w:val="altz"/>
        <w:numPr>
          <w:ilvl w:val="0"/>
          <w:numId w:val="13"/>
        </w:numPr>
        <w:ind w:firstLineChars="0"/>
      </w:pPr>
      <w:r>
        <w:rPr>
          <w:rFonts w:hint="eastAsia"/>
        </w:rPr>
        <w:t>主题相关性：视频内容必须与生殖健康主题直接相关。这一标准通过关键词匹配与人工审核双重确认。</w:t>
      </w:r>
    </w:p>
    <w:p w14:paraId="545960DC" w14:textId="77777777" w:rsidR="00F54B80" w:rsidRDefault="00000000">
      <w:pPr>
        <w:pStyle w:val="altz"/>
        <w:numPr>
          <w:ilvl w:val="0"/>
          <w:numId w:val="13"/>
        </w:numPr>
        <w:ind w:firstLineChars="0"/>
      </w:pPr>
      <w:r>
        <w:rPr>
          <w:rFonts w:hint="eastAsia"/>
        </w:rPr>
        <w:t>播放量阈值：视频的累计播放量必须</w:t>
      </w:r>
      <w:r>
        <w:rPr>
          <w:rFonts w:hint="eastAsia"/>
        </w:rPr>
        <w:t xml:space="preserve"> </w:t>
      </w:r>
      <w:r>
        <w:rPr>
          <w:rFonts w:hint="eastAsia"/>
        </w:rPr>
        <w:t>不低于</w:t>
      </w:r>
      <w:r>
        <w:rPr>
          <w:rFonts w:hint="eastAsia"/>
        </w:rPr>
        <w:t>100,000</w:t>
      </w:r>
      <w:r>
        <w:rPr>
          <w:rFonts w:hint="eastAsia"/>
        </w:rPr>
        <w:t>次。设定此阈值旨在筛选出已获得较高公众关注度、具备一定影响力的视频，确保其用户互动数据具有统计分析价值。</w:t>
      </w:r>
    </w:p>
    <w:p w14:paraId="03E5C7A5" w14:textId="77777777" w:rsidR="00F54B80" w:rsidRDefault="00000000">
      <w:pPr>
        <w:pStyle w:val="altz"/>
        <w:numPr>
          <w:ilvl w:val="0"/>
          <w:numId w:val="13"/>
        </w:numPr>
        <w:ind w:firstLineChars="0"/>
      </w:pPr>
      <w:r>
        <w:rPr>
          <w:rFonts w:hint="eastAsia"/>
        </w:rPr>
        <w:t>关键词匹配：视频的标题、标签（</w:t>
      </w:r>
      <w:r>
        <w:rPr>
          <w:rFonts w:hint="eastAsia"/>
        </w:rPr>
        <w:t>Tags</w:t>
      </w:r>
      <w:r>
        <w:rPr>
          <w:rFonts w:hint="eastAsia"/>
        </w:rPr>
        <w:t>）或简介中，必须至少包含一个预设的生殖健康相关关键词。</w:t>
      </w:r>
    </w:p>
    <w:p w14:paraId="2128B1C0" w14:textId="77777777" w:rsidR="00F54B80" w:rsidRDefault="00000000">
      <w:pPr>
        <w:pStyle w:val="altz"/>
        <w:ind w:firstLine="480"/>
      </w:pPr>
      <w:r>
        <w:rPr>
          <w:rFonts w:hint="eastAsia"/>
        </w:rPr>
        <w:t>在初步筛选后，由两名研究人员对每个视频进行独立的人工审核，以剔除主题不符（如纯粹的娱乐搞笑视频）、内容模糊或质量过低的视频。若两人意见不一，则引入第三方进行仲裁，以保证筛选结果的准确性与一致性。</w:t>
      </w:r>
    </w:p>
    <w:p w14:paraId="474E879E" w14:textId="77777777" w:rsidR="00F54B80" w:rsidRDefault="00000000">
      <w:pPr>
        <w:pStyle w:val="3"/>
        <w:spacing w:before="163"/>
        <w:rPr>
          <w:rFonts w:hint="eastAsia"/>
        </w:rPr>
      </w:pPr>
      <w:bookmarkStart w:id="48" w:name="_Toc226059674"/>
      <w:r>
        <w:rPr>
          <w:rFonts w:hint="eastAsia"/>
        </w:rPr>
        <w:t>关键词体系设计</w:t>
      </w:r>
      <w:bookmarkEnd w:id="48"/>
    </w:p>
    <w:p w14:paraId="2AB58BA5" w14:textId="77777777" w:rsidR="00F54B80" w:rsidRDefault="00000000">
      <w:pPr>
        <w:pStyle w:val="altz"/>
        <w:ind w:firstLine="480"/>
      </w:pPr>
      <w:commentRangeStart w:id="49"/>
      <w:r>
        <w:rPr>
          <w:rFonts w:hint="eastAsia"/>
        </w:rPr>
        <w:t>为最大限度地召回相关视频，本研究构建了一个覆盖面广、层次分明的关键词体系。该体系的构建遵循“核心词</w:t>
      </w:r>
      <w:r>
        <w:rPr>
          <w:rFonts w:hint="eastAsia"/>
        </w:rPr>
        <w:t>-</w:t>
      </w:r>
      <w:r>
        <w:rPr>
          <w:rFonts w:hint="eastAsia"/>
        </w:rPr>
        <w:t>同义词</w:t>
      </w:r>
      <w:r>
        <w:rPr>
          <w:rFonts w:hint="eastAsia"/>
        </w:rPr>
        <w:t>-</w:t>
      </w:r>
      <w:r>
        <w:rPr>
          <w:rFonts w:hint="eastAsia"/>
        </w:rPr>
        <w:t>网络用语”的扩展逻辑：</w:t>
      </w:r>
      <w:commentRangeEnd w:id="49"/>
      <w:r>
        <w:rPr>
          <w:rStyle w:val="afb"/>
          <w:sz w:val="24"/>
          <w:szCs w:val="22"/>
        </w:rPr>
        <w:commentReference w:id="49"/>
      </w:r>
    </w:p>
    <w:p w14:paraId="4FAA0164" w14:textId="77777777" w:rsidR="00F54B80" w:rsidRDefault="00000000">
      <w:pPr>
        <w:pStyle w:val="altz"/>
        <w:numPr>
          <w:ilvl w:val="0"/>
          <w:numId w:val="14"/>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000000">
      <w:pPr>
        <w:pStyle w:val="altz"/>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000000">
      <w:pPr>
        <w:pStyle w:val="altz"/>
        <w:numPr>
          <w:ilvl w:val="0"/>
          <w:numId w:val="14"/>
        </w:numPr>
        <w:ind w:firstLineChars="0"/>
      </w:pPr>
      <w:r>
        <w:rPr>
          <w:rFonts w:hint="eastAsia"/>
        </w:rPr>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252DB2C8" w14:textId="77777777" w:rsidR="00F54B80" w:rsidRDefault="00000000">
      <w:pPr>
        <w:pStyle w:val="altz"/>
        <w:ind w:firstLine="480"/>
      </w:pPr>
      <w:r>
        <w:rPr>
          <w:rFonts w:hint="eastAsia"/>
        </w:rPr>
        <w:t>经过三轮扩展与筛选，最终形成了包含</w:t>
      </w:r>
      <w:r>
        <w:rPr>
          <w:rFonts w:hint="eastAsia"/>
        </w:rPr>
        <w:t>29</w:t>
      </w:r>
      <w:r>
        <w:rPr>
          <w:rFonts w:hint="eastAsia"/>
        </w:rPr>
        <w:t>个关键词的检索词表（</w:t>
      </w:r>
      <w:r>
        <w:rPr>
          <w:rFonts w:ascii="宋体" w:hAnsi="宋体"/>
          <w:sz w:val="28"/>
          <w:szCs w:val="24"/>
        </w:rPr>
        <w:fldChar w:fldCharType="begin"/>
      </w:r>
      <w:r>
        <w:rPr>
          <w:rFonts w:ascii="宋体" w:hAnsi="宋体"/>
          <w:sz w:val="28"/>
          <w:szCs w:val="24"/>
        </w:rPr>
        <w:instrText xml:space="preserve"> REF _Ref226048383 \h </w:instrText>
      </w:r>
      <w:r>
        <w:rPr>
          <w:rFonts w:ascii="宋体" w:hAnsi="宋体" w:hint="eastAsia"/>
          <w:sz w:val="28"/>
          <w:szCs w:val="24"/>
        </w:rPr>
        <w:instrText xml:space="preserve"> \* MERGEFORMAT </w:instrText>
      </w:r>
      <w:r>
        <w:rPr>
          <w:rFonts w:ascii="宋体" w:hAnsi="宋体"/>
          <w:sz w:val="28"/>
          <w:szCs w:val="24"/>
        </w:rPr>
      </w:r>
      <w:r>
        <w:rPr>
          <w:rFonts w:ascii="宋体" w:hAnsi="宋体"/>
          <w:sz w:val="28"/>
          <w:szCs w:val="24"/>
        </w:rPr>
        <w:fldChar w:fldCharType="separate"/>
      </w:r>
      <w:r>
        <w:rPr>
          <w:rFonts w:ascii="宋体" w:hAnsi="宋体" w:hint="eastAsia"/>
          <w:sz w:val="22"/>
        </w:rPr>
        <w:t xml:space="preserve">表 </w:t>
      </w:r>
      <w:r>
        <w:rPr>
          <w:rFonts w:ascii="宋体" w:hAnsi="宋体" w:cs="Times New Roman"/>
          <w:sz w:val="22"/>
        </w:rPr>
        <w:t>3</w:t>
      </w:r>
      <w:r>
        <w:rPr>
          <w:rFonts w:ascii="宋体" w:hAnsi="宋体" w:cs="Times New Roman"/>
          <w:sz w:val="22"/>
        </w:rPr>
        <w:noBreakHyphen/>
        <w:t>1</w:t>
      </w:r>
      <w:r>
        <w:rPr>
          <w:rFonts w:ascii="宋体" w:hAnsi="宋体"/>
          <w:sz w:val="28"/>
          <w:szCs w:val="24"/>
        </w:rPr>
        <w:fldChar w:fldCharType="end"/>
      </w:r>
      <w:r>
        <w:rPr>
          <w:rFonts w:ascii="宋体" w:hAnsi="宋体" w:hint="eastAsia"/>
          <w:sz w:val="28"/>
          <w:szCs w:val="24"/>
        </w:rPr>
        <w:t>）</w:t>
      </w:r>
      <w:r>
        <w:rPr>
          <w:rFonts w:hint="eastAsia"/>
        </w:rPr>
        <w:t>，该词表兼顾了专业性与网络性，有效提升了数据采集的全面性与精准度。</w:t>
      </w:r>
    </w:p>
    <w:p w14:paraId="70DDEC19" w14:textId="77777777" w:rsidR="00F54B80" w:rsidRDefault="00F54B80">
      <w:pPr>
        <w:pStyle w:val="altz"/>
        <w:ind w:firstLine="480"/>
      </w:pPr>
    </w:p>
    <w:p w14:paraId="182E6357" w14:textId="77777777" w:rsidR="00F54B80" w:rsidRDefault="00000000">
      <w:pPr>
        <w:pStyle w:val="a3"/>
        <w:keepNext/>
        <w:spacing w:beforeLines="50" w:before="163" w:afterLines="0" w:after="0"/>
        <w:jc w:val="center"/>
        <w:rPr>
          <w:rFonts w:ascii="宋体" w:eastAsia="宋体" w:hAnsi="宋体" w:hint="eastAsia"/>
        </w:rPr>
      </w:pPr>
      <w:bookmarkStart w:id="50" w:name="_Ref226048383"/>
      <w:bookmarkStart w:id="51" w:name="_Ref226048380"/>
      <w:r>
        <w:rPr>
          <w:rFonts w:ascii="宋体" w:eastAsia="宋体" w:hAnsi="宋体" w:hint="eastAsia"/>
          <w:sz w:val="21"/>
          <w:szCs w:val="21"/>
        </w:rPr>
        <w:lastRenderedPageBreak/>
        <w:t xml:space="preserve">表 </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3</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表 \* ARABIC \s 1 </w:instrText>
      </w:r>
      <w:r>
        <w:rPr>
          <w:rFonts w:ascii="宋体" w:eastAsia="宋体" w:hAnsi="宋体" w:hint="eastAsia"/>
          <w:sz w:val="21"/>
          <w:szCs w:val="21"/>
        </w:rPr>
        <w:fldChar w:fldCharType="separate"/>
      </w:r>
      <w:r>
        <w:rPr>
          <w:rFonts w:ascii="宋体" w:eastAsia="宋体" w:hAnsi="宋体" w:hint="eastAsia"/>
          <w:sz w:val="21"/>
          <w:szCs w:val="21"/>
        </w:rPr>
        <w:t>1</w:t>
      </w:r>
      <w:r>
        <w:rPr>
          <w:rFonts w:ascii="宋体" w:eastAsia="宋体" w:hAnsi="宋体" w:hint="eastAsia"/>
          <w:sz w:val="21"/>
          <w:szCs w:val="21"/>
        </w:rPr>
        <w:fldChar w:fldCharType="end"/>
      </w:r>
      <w:bookmarkEnd w:id="50"/>
      <w:r>
        <w:rPr>
          <w:rFonts w:ascii="宋体" w:eastAsia="宋体" w:hAnsi="宋体" w:hint="eastAsia"/>
          <w:sz w:val="21"/>
          <w:szCs w:val="21"/>
        </w:rPr>
        <w:t xml:space="preserve"> 关键词检索表</w:t>
      </w:r>
      <w:bookmarkEnd w:id="51"/>
    </w:p>
    <w:tbl>
      <w:tblPr>
        <w:tblW w:w="5670" w:type="dxa"/>
        <w:tblInd w:w="1843" w:type="dxa"/>
        <w:tblCellMar>
          <w:top w:w="15" w:type="dxa"/>
          <w:left w:w="15" w:type="dxa"/>
          <w:bottom w:w="15" w:type="dxa"/>
          <w:right w:w="15" w:type="dxa"/>
        </w:tblCellMar>
        <w:tblLook w:val="04A0" w:firstRow="1" w:lastRow="0" w:firstColumn="1" w:lastColumn="0" w:noHBand="0" w:noVBand="1"/>
      </w:tblPr>
      <w:tblGrid>
        <w:gridCol w:w="2835"/>
        <w:gridCol w:w="2835"/>
      </w:tblGrid>
      <w:tr w:rsidR="00F54B80" w14:paraId="55D70E62" w14:textId="77777777">
        <w:trPr>
          <w:trHeight w:hRule="exact" w:val="340"/>
        </w:trPr>
        <w:tc>
          <w:tcPr>
            <w:tcW w:w="2835" w:type="dxa"/>
            <w:tcBorders>
              <w:top w:val="single" w:sz="4" w:space="0" w:color="auto"/>
              <w:bottom w:val="single" w:sz="4" w:space="0" w:color="auto"/>
            </w:tcBorders>
            <w:vAlign w:val="center"/>
          </w:tcPr>
          <w:p w14:paraId="25B848E4" w14:textId="77777777" w:rsidR="00F54B80" w:rsidRDefault="00000000">
            <w:pPr>
              <w:pStyle w:val="altz"/>
              <w:wordWrap/>
              <w:adjustRightInd w:val="0"/>
              <w:spacing w:line="260" w:lineRule="exact"/>
              <w:ind w:firstLineChars="0" w:firstLine="0"/>
              <w:jc w:val="center"/>
            </w:pPr>
            <w:r>
              <w:t>No.</w:t>
            </w:r>
          </w:p>
        </w:tc>
        <w:tc>
          <w:tcPr>
            <w:tcW w:w="2835" w:type="dxa"/>
            <w:tcBorders>
              <w:top w:val="single" w:sz="4" w:space="0" w:color="auto"/>
              <w:bottom w:val="single" w:sz="4" w:space="0" w:color="auto"/>
            </w:tcBorders>
            <w:vAlign w:val="center"/>
          </w:tcPr>
          <w:p w14:paraId="29D119C9" w14:textId="77777777" w:rsidR="00F54B80" w:rsidRDefault="00000000">
            <w:pPr>
              <w:pStyle w:val="altz"/>
              <w:wordWrap/>
              <w:adjustRightInd w:val="0"/>
              <w:spacing w:line="260" w:lineRule="exact"/>
              <w:ind w:firstLineChars="0" w:firstLine="0"/>
              <w:jc w:val="left"/>
            </w:pPr>
            <w:r>
              <w:t>Keyword</w:t>
            </w:r>
          </w:p>
        </w:tc>
      </w:tr>
      <w:tr w:rsidR="00F54B80" w14:paraId="599E9251" w14:textId="77777777">
        <w:trPr>
          <w:trHeight w:hRule="exact" w:val="340"/>
        </w:trPr>
        <w:tc>
          <w:tcPr>
            <w:tcW w:w="2835" w:type="dxa"/>
            <w:tcBorders>
              <w:top w:val="single" w:sz="4" w:space="0" w:color="auto"/>
            </w:tcBorders>
            <w:vAlign w:val="center"/>
          </w:tcPr>
          <w:p w14:paraId="364FA1B0" w14:textId="77777777" w:rsidR="00F54B80" w:rsidRDefault="00000000">
            <w:pPr>
              <w:pStyle w:val="altz"/>
              <w:wordWrap/>
              <w:adjustRightInd w:val="0"/>
              <w:spacing w:line="260" w:lineRule="exact"/>
              <w:ind w:firstLineChars="0" w:firstLine="0"/>
              <w:jc w:val="center"/>
            </w:pPr>
            <w:r>
              <w:t>1</w:t>
            </w:r>
          </w:p>
        </w:tc>
        <w:tc>
          <w:tcPr>
            <w:tcW w:w="2835" w:type="dxa"/>
            <w:tcBorders>
              <w:top w:val="single" w:sz="4" w:space="0" w:color="auto"/>
            </w:tcBorders>
            <w:vAlign w:val="center"/>
          </w:tcPr>
          <w:p w14:paraId="27FABFD8" w14:textId="77777777" w:rsidR="00F54B80" w:rsidRDefault="00000000">
            <w:pPr>
              <w:pStyle w:val="altz"/>
              <w:wordWrap/>
              <w:adjustRightInd w:val="0"/>
              <w:spacing w:line="260" w:lineRule="exact"/>
              <w:ind w:firstLineChars="0" w:firstLine="0"/>
              <w:jc w:val="left"/>
            </w:pPr>
            <w:r>
              <w:t>安全套</w:t>
            </w:r>
          </w:p>
        </w:tc>
      </w:tr>
      <w:tr w:rsidR="00F54B80" w14:paraId="29F363D0" w14:textId="77777777">
        <w:trPr>
          <w:trHeight w:hRule="exact" w:val="340"/>
        </w:trPr>
        <w:tc>
          <w:tcPr>
            <w:tcW w:w="2835" w:type="dxa"/>
            <w:vAlign w:val="center"/>
          </w:tcPr>
          <w:p w14:paraId="336006E4" w14:textId="77777777" w:rsidR="00F54B80" w:rsidRDefault="00000000">
            <w:pPr>
              <w:pStyle w:val="altz"/>
              <w:wordWrap/>
              <w:adjustRightInd w:val="0"/>
              <w:spacing w:line="260" w:lineRule="exact"/>
              <w:ind w:firstLineChars="0" w:firstLine="0"/>
              <w:jc w:val="center"/>
            </w:pPr>
            <w:r>
              <w:t>2</w:t>
            </w:r>
          </w:p>
        </w:tc>
        <w:tc>
          <w:tcPr>
            <w:tcW w:w="2835" w:type="dxa"/>
            <w:vAlign w:val="center"/>
          </w:tcPr>
          <w:p w14:paraId="05F52E07" w14:textId="77777777" w:rsidR="00F54B80" w:rsidRDefault="00000000">
            <w:pPr>
              <w:pStyle w:val="altz"/>
              <w:wordWrap/>
              <w:adjustRightInd w:val="0"/>
              <w:spacing w:line="260" w:lineRule="exact"/>
              <w:ind w:firstLineChars="0" w:firstLine="0"/>
              <w:jc w:val="left"/>
            </w:pPr>
            <w:r>
              <w:t>带套</w:t>
            </w:r>
          </w:p>
        </w:tc>
      </w:tr>
      <w:tr w:rsidR="00F54B80" w14:paraId="3CD15093" w14:textId="77777777">
        <w:trPr>
          <w:trHeight w:hRule="exact" w:val="340"/>
        </w:trPr>
        <w:tc>
          <w:tcPr>
            <w:tcW w:w="2835" w:type="dxa"/>
            <w:vAlign w:val="center"/>
          </w:tcPr>
          <w:p w14:paraId="7948EEE9" w14:textId="77777777" w:rsidR="00F54B80" w:rsidRDefault="00000000">
            <w:pPr>
              <w:pStyle w:val="altz"/>
              <w:wordWrap/>
              <w:adjustRightInd w:val="0"/>
              <w:spacing w:line="260" w:lineRule="exact"/>
              <w:ind w:firstLineChars="0" w:firstLine="0"/>
              <w:jc w:val="center"/>
            </w:pPr>
            <w:r>
              <w:t>3</w:t>
            </w:r>
          </w:p>
        </w:tc>
        <w:tc>
          <w:tcPr>
            <w:tcW w:w="2835" w:type="dxa"/>
            <w:vAlign w:val="center"/>
          </w:tcPr>
          <w:p w14:paraId="7E02645D" w14:textId="77777777" w:rsidR="00F54B80" w:rsidRDefault="00000000">
            <w:pPr>
              <w:pStyle w:val="altz"/>
              <w:wordWrap/>
              <w:adjustRightInd w:val="0"/>
              <w:spacing w:line="260" w:lineRule="exact"/>
              <w:ind w:firstLineChars="0" w:firstLine="0"/>
              <w:jc w:val="left"/>
            </w:pPr>
            <w:r>
              <w:t>戴套</w:t>
            </w:r>
          </w:p>
        </w:tc>
      </w:tr>
      <w:tr w:rsidR="00F54B80" w14:paraId="01434380" w14:textId="77777777">
        <w:trPr>
          <w:trHeight w:hRule="exact" w:val="340"/>
        </w:trPr>
        <w:tc>
          <w:tcPr>
            <w:tcW w:w="2835" w:type="dxa"/>
            <w:vAlign w:val="center"/>
          </w:tcPr>
          <w:p w14:paraId="450CFCEE" w14:textId="77777777" w:rsidR="00F54B80" w:rsidRDefault="00000000">
            <w:pPr>
              <w:pStyle w:val="altz"/>
              <w:wordWrap/>
              <w:adjustRightInd w:val="0"/>
              <w:spacing w:line="260" w:lineRule="exact"/>
              <w:ind w:firstLineChars="0" w:firstLine="0"/>
              <w:jc w:val="center"/>
            </w:pPr>
            <w:r>
              <w:t>4</w:t>
            </w:r>
          </w:p>
        </w:tc>
        <w:tc>
          <w:tcPr>
            <w:tcW w:w="2835" w:type="dxa"/>
            <w:vAlign w:val="center"/>
          </w:tcPr>
          <w:p w14:paraId="1E501506" w14:textId="77777777" w:rsidR="00F54B80" w:rsidRDefault="00000000">
            <w:pPr>
              <w:pStyle w:val="altz"/>
              <w:wordWrap/>
              <w:adjustRightInd w:val="0"/>
              <w:spacing w:line="260" w:lineRule="exact"/>
              <w:ind w:firstLineChars="0" w:firstLine="0"/>
              <w:jc w:val="left"/>
            </w:pPr>
            <w:r>
              <w:t>戴</w:t>
            </w:r>
            <w:r>
              <w:t>T</w:t>
            </w:r>
          </w:p>
        </w:tc>
      </w:tr>
      <w:tr w:rsidR="00F54B80" w14:paraId="1FF5A450" w14:textId="77777777">
        <w:trPr>
          <w:trHeight w:hRule="exact" w:val="340"/>
        </w:trPr>
        <w:tc>
          <w:tcPr>
            <w:tcW w:w="2835" w:type="dxa"/>
            <w:vAlign w:val="center"/>
          </w:tcPr>
          <w:p w14:paraId="0C814172" w14:textId="77777777" w:rsidR="00F54B80" w:rsidRDefault="00000000">
            <w:pPr>
              <w:pStyle w:val="altz"/>
              <w:wordWrap/>
              <w:adjustRightInd w:val="0"/>
              <w:spacing w:line="260" w:lineRule="exact"/>
              <w:ind w:firstLineChars="0" w:firstLine="0"/>
              <w:jc w:val="center"/>
            </w:pPr>
            <w:r>
              <w:t>5</w:t>
            </w:r>
          </w:p>
        </w:tc>
        <w:tc>
          <w:tcPr>
            <w:tcW w:w="2835" w:type="dxa"/>
            <w:vAlign w:val="center"/>
          </w:tcPr>
          <w:p w14:paraId="55B871E1" w14:textId="77777777" w:rsidR="00F54B80" w:rsidRDefault="00000000">
            <w:pPr>
              <w:pStyle w:val="altz"/>
              <w:wordWrap/>
              <w:adjustRightInd w:val="0"/>
              <w:spacing w:line="260" w:lineRule="exact"/>
              <w:ind w:firstLineChars="0" w:firstLine="0"/>
              <w:jc w:val="left"/>
            </w:pPr>
            <w:r>
              <w:t>套套</w:t>
            </w:r>
          </w:p>
        </w:tc>
      </w:tr>
      <w:tr w:rsidR="00F54B80" w14:paraId="0303B710" w14:textId="77777777">
        <w:trPr>
          <w:trHeight w:hRule="exact" w:val="340"/>
        </w:trPr>
        <w:tc>
          <w:tcPr>
            <w:tcW w:w="2835" w:type="dxa"/>
            <w:vAlign w:val="center"/>
          </w:tcPr>
          <w:p w14:paraId="2DAD4B82" w14:textId="77777777" w:rsidR="00F54B80" w:rsidRDefault="00000000">
            <w:pPr>
              <w:pStyle w:val="altz"/>
              <w:wordWrap/>
              <w:adjustRightInd w:val="0"/>
              <w:spacing w:line="260" w:lineRule="exact"/>
              <w:ind w:firstLineChars="0" w:firstLine="0"/>
              <w:jc w:val="center"/>
            </w:pPr>
            <w:r>
              <w:t>6</w:t>
            </w:r>
          </w:p>
        </w:tc>
        <w:tc>
          <w:tcPr>
            <w:tcW w:w="2835" w:type="dxa"/>
            <w:vAlign w:val="center"/>
          </w:tcPr>
          <w:p w14:paraId="6C3687C6" w14:textId="77777777" w:rsidR="00F54B80" w:rsidRDefault="00000000">
            <w:pPr>
              <w:pStyle w:val="altz"/>
              <w:wordWrap/>
              <w:adjustRightInd w:val="0"/>
              <w:spacing w:line="260" w:lineRule="exact"/>
              <w:ind w:firstLineChars="0" w:firstLine="0"/>
              <w:jc w:val="left"/>
            </w:pPr>
            <w:r>
              <w:t>女用安全套</w:t>
            </w:r>
          </w:p>
        </w:tc>
      </w:tr>
      <w:tr w:rsidR="00F54B80" w14:paraId="2E98F9D9" w14:textId="77777777">
        <w:trPr>
          <w:trHeight w:hRule="exact" w:val="340"/>
        </w:trPr>
        <w:tc>
          <w:tcPr>
            <w:tcW w:w="2835" w:type="dxa"/>
            <w:vAlign w:val="center"/>
          </w:tcPr>
          <w:p w14:paraId="4092854E" w14:textId="77777777" w:rsidR="00F54B80" w:rsidRDefault="00000000">
            <w:pPr>
              <w:pStyle w:val="altz"/>
              <w:wordWrap/>
              <w:adjustRightInd w:val="0"/>
              <w:spacing w:line="260" w:lineRule="exact"/>
              <w:ind w:firstLineChars="0" w:firstLine="0"/>
              <w:jc w:val="center"/>
            </w:pPr>
            <w:r>
              <w:t>7</w:t>
            </w:r>
          </w:p>
        </w:tc>
        <w:tc>
          <w:tcPr>
            <w:tcW w:w="2835" w:type="dxa"/>
            <w:vAlign w:val="center"/>
          </w:tcPr>
          <w:p w14:paraId="5010C66C" w14:textId="77777777" w:rsidR="00F54B80" w:rsidRDefault="00000000">
            <w:pPr>
              <w:pStyle w:val="altz"/>
              <w:wordWrap/>
              <w:adjustRightInd w:val="0"/>
              <w:spacing w:line="260" w:lineRule="exact"/>
              <w:ind w:firstLineChars="0" w:firstLine="0"/>
              <w:jc w:val="left"/>
            </w:pPr>
            <w:r>
              <w:t>上环</w:t>
            </w:r>
          </w:p>
        </w:tc>
      </w:tr>
      <w:tr w:rsidR="00F54B80" w14:paraId="42E17E79" w14:textId="77777777">
        <w:trPr>
          <w:trHeight w:hRule="exact" w:val="340"/>
        </w:trPr>
        <w:tc>
          <w:tcPr>
            <w:tcW w:w="2835" w:type="dxa"/>
            <w:vAlign w:val="center"/>
          </w:tcPr>
          <w:p w14:paraId="3DB5C0CA" w14:textId="77777777" w:rsidR="00F54B80" w:rsidRDefault="00000000">
            <w:pPr>
              <w:pStyle w:val="altz"/>
              <w:wordWrap/>
              <w:adjustRightInd w:val="0"/>
              <w:spacing w:line="260" w:lineRule="exact"/>
              <w:ind w:firstLineChars="0" w:firstLine="0"/>
              <w:jc w:val="center"/>
            </w:pPr>
            <w:r>
              <w:t>8</w:t>
            </w:r>
          </w:p>
        </w:tc>
        <w:tc>
          <w:tcPr>
            <w:tcW w:w="2835" w:type="dxa"/>
            <w:vAlign w:val="center"/>
          </w:tcPr>
          <w:p w14:paraId="00B1DFC0" w14:textId="77777777" w:rsidR="00F54B80" w:rsidRDefault="00000000">
            <w:pPr>
              <w:pStyle w:val="altz"/>
              <w:wordWrap/>
              <w:adjustRightInd w:val="0"/>
              <w:spacing w:line="260" w:lineRule="exact"/>
              <w:ind w:firstLineChars="0" w:firstLine="0"/>
              <w:jc w:val="left"/>
            </w:pPr>
            <w:r>
              <w:t>节育器</w:t>
            </w:r>
          </w:p>
        </w:tc>
      </w:tr>
      <w:tr w:rsidR="00F54B80" w14:paraId="4E192B07" w14:textId="77777777">
        <w:trPr>
          <w:trHeight w:hRule="exact" w:val="340"/>
        </w:trPr>
        <w:tc>
          <w:tcPr>
            <w:tcW w:w="2835" w:type="dxa"/>
            <w:vAlign w:val="center"/>
          </w:tcPr>
          <w:p w14:paraId="5FBDCADD" w14:textId="77777777" w:rsidR="00F54B80" w:rsidRDefault="00000000">
            <w:pPr>
              <w:pStyle w:val="altz"/>
              <w:wordWrap/>
              <w:adjustRightInd w:val="0"/>
              <w:spacing w:line="260" w:lineRule="exact"/>
              <w:ind w:firstLineChars="0" w:firstLine="0"/>
              <w:jc w:val="center"/>
            </w:pPr>
            <w:r>
              <w:t>9</w:t>
            </w:r>
          </w:p>
        </w:tc>
        <w:tc>
          <w:tcPr>
            <w:tcW w:w="2835" w:type="dxa"/>
            <w:vAlign w:val="center"/>
          </w:tcPr>
          <w:p w14:paraId="0F1C5C9A" w14:textId="77777777" w:rsidR="00F54B80" w:rsidRDefault="00000000">
            <w:pPr>
              <w:pStyle w:val="altz"/>
              <w:wordWrap/>
              <w:adjustRightInd w:val="0"/>
              <w:spacing w:line="260" w:lineRule="exact"/>
              <w:ind w:firstLineChars="0" w:firstLine="0"/>
              <w:jc w:val="left"/>
            </w:pPr>
            <w:r>
              <w:t>体外排精、体外射精</w:t>
            </w:r>
          </w:p>
        </w:tc>
      </w:tr>
      <w:tr w:rsidR="00F54B80" w14:paraId="0D788601" w14:textId="77777777">
        <w:trPr>
          <w:trHeight w:hRule="exact" w:val="340"/>
        </w:trPr>
        <w:tc>
          <w:tcPr>
            <w:tcW w:w="2835" w:type="dxa"/>
            <w:vAlign w:val="center"/>
          </w:tcPr>
          <w:p w14:paraId="36949664" w14:textId="77777777" w:rsidR="00F54B80" w:rsidRDefault="00000000">
            <w:pPr>
              <w:pStyle w:val="altz"/>
              <w:wordWrap/>
              <w:adjustRightInd w:val="0"/>
              <w:spacing w:line="260" w:lineRule="exact"/>
              <w:ind w:firstLineChars="0" w:firstLine="0"/>
              <w:jc w:val="center"/>
            </w:pPr>
            <w:r>
              <w:t>10</w:t>
            </w:r>
          </w:p>
        </w:tc>
        <w:tc>
          <w:tcPr>
            <w:tcW w:w="2835" w:type="dxa"/>
            <w:vAlign w:val="center"/>
          </w:tcPr>
          <w:p w14:paraId="7D5A54EA" w14:textId="77777777" w:rsidR="00F54B80" w:rsidRDefault="00000000">
            <w:pPr>
              <w:pStyle w:val="altz"/>
              <w:wordWrap/>
              <w:adjustRightInd w:val="0"/>
              <w:spacing w:line="260" w:lineRule="exact"/>
              <w:ind w:firstLineChars="0" w:firstLine="0"/>
              <w:jc w:val="left"/>
            </w:pPr>
            <w:r>
              <w:t>安全措施</w:t>
            </w:r>
          </w:p>
        </w:tc>
      </w:tr>
      <w:tr w:rsidR="00F54B80" w14:paraId="3418BC7F" w14:textId="77777777">
        <w:trPr>
          <w:trHeight w:hRule="exact" w:val="340"/>
        </w:trPr>
        <w:tc>
          <w:tcPr>
            <w:tcW w:w="2835" w:type="dxa"/>
            <w:vAlign w:val="center"/>
          </w:tcPr>
          <w:p w14:paraId="63B9848A" w14:textId="77777777" w:rsidR="00F54B80" w:rsidRDefault="00000000">
            <w:pPr>
              <w:pStyle w:val="altz"/>
              <w:wordWrap/>
              <w:adjustRightInd w:val="0"/>
              <w:spacing w:line="260" w:lineRule="exact"/>
              <w:ind w:firstLineChars="0" w:firstLine="0"/>
              <w:jc w:val="center"/>
            </w:pPr>
            <w:r>
              <w:t>11</w:t>
            </w:r>
          </w:p>
        </w:tc>
        <w:tc>
          <w:tcPr>
            <w:tcW w:w="2835" w:type="dxa"/>
            <w:vAlign w:val="center"/>
          </w:tcPr>
          <w:p w14:paraId="5F1E9A77" w14:textId="77777777" w:rsidR="00F54B80" w:rsidRDefault="00000000">
            <w:pPr>
              <w:pStyle w:val="altz"/>
              <w:wordWrap/>
              <w:adjustRightInd w:val="0"/>
              <w:spacing w:line="260" w:lineRule="exact"/>
              <w:ind w:firstLineChars="0" w:firstLine="0"/>
              <w:jc w:val="left"/>
            </w:pPr>
            <w:r>
              <w:t>避孕</w:t>
            </w:r>
          </w:p>
        </w:tc>
      </w:tr>
      <w:tr w:rsidR="00F54B80" w14:paraId="696F1B29" w14:textId="77777777">
        <w:trPr>
          <w:trHeight w:hRule="exact" w:val="340"/>
        </w:trPr>
        <w:tc>
          <w:tcPr>
            <w:tcW w:w="2835" w:type="dxa"/>
            <w:vAlign w:val="center"/>
          </w:tcPr>
          <w:p w14:paraId="340411E1" w14:textId="77777777" w:rsidR="00F54B80" w:rsidRDefault="00000000">
            <w:pPr>
              <w:pStyle w:val="altz"/>
              <w:wordWrap/>
              <w:adjustRightInd w:val="0"/>
              <w:spacing w:line="260" w:lineRule="exact"/>
              <w:ind w:firstLineChars="0" w:firstLine="0"/>
              <w:jc w:val="center"/>
            </w:pPr>
            <w:r>
              <w:t>12</w:t>
            </w:r>
          </w:p>
        </w:tc>
        <w:tc>
          <w:tcPr>
            <w:tcW w:w="2835" w:type="dxa"/>
            <w:vAlign w:val="center"/>
          </w:tcPr>
          <w:p w14:paraId="1B2EB1FE" w14:textId="77777777" w:rsidR="00F54B80" w:rsidRDefault="00000000">
            <w:pPr>
              <w:pStyle w:val="altz"/>
              <w:wordWrap/>
              <w:adjustRightInd w:val="0"/>
              <w:spacing w:line="260" w:lineRule="exact"/>
              <w:ind w:firstLineChars="0" w:firstLine="0"/>
              <w:jc w:val="left"/>
            </w:pPr>
            <w:r>
              <w:t>避孕科普</w:t>
            </w:r>
          </w:p>
        </w:tc>
      </w:tr>
      <w:tr w:rsidR="00F54B80" w14:paraId="431E1B89" w14:textId="77777777">
        <w:trPr>
          <w:trHeight w:hRule="exact" w:val="340"/>
        </w:trPr>
        <w:tc>
          <w:tcPr>
            <w:tcW w:w="2835" w:type="dxa"/>
            <w:vAlign w:val="center"/>
          </w:tcPr>
          <w:p w14:paraId="6671F572" w14:textId="77777777" w:rsidR="00F54B80" w:rsidRDefault="00000000">
            <w:pPr>
              <w:pStyle w:val="altz"/>
              <w:wordWrap/>
              <w:adjustRightInd w:val="0"/>
              <w:spacing w:line="260" w:lineRule="exact"/>
              <w:ind w:firstLineChars="0" w:firstLine="0"/>
              <w:jc w:val="center"/>
            </w:pPr>
            <w:r>
              <w:t>13</w:t>
            </w:r>
          </w:p>
        </w:tc>
        <w:tc>
          <w:tcPr>
            <w:tcW w:w="2835" w:type="dxa"/>
            <w:vAlign w:val="center"/>
          </w:tcPr>
          <w:p w14:paraId="3CE1F26D" w14:textId="77777777" w:rsidR="00F54B80" w:rsidRDefault="00000000">
            <w:pPr>
              <w:pStyle w:val="altz"/>
              <w:wordWrap/>
              <w:adjustRightInd w:val="0"/>
              <w:spacing w:line="260" w:lineRule="exact"/>
              <w:ind w:firstLineChars="0" w:firstLine="0"/>
              <w:jc w:val="left"/>
            </w:pPr>
            <w:r>
              <w:t>内射</w:t>
            </w:r>
          </w:p>
        </w:tc>
      </w:tr>
      <w:tr w:rsidR="00F54B80" w14:paraId="3D4C008A" w14:textId="77777777">
        <w:trPr>
          <w:trHeight w:hRule="exact" w:val="340"/>
        </w:trPr>
        <w:tc>
          <w:tcPr>
            <w:tcW w:w="2835" w:type="dxa"/>
            <w:vAlign w:val="center"/>
          </w:tcPr>
          <w:p w14:paraId="75132BBC" w14:textId="77777777" w:rsidR="00F54B80" w:rsidRDefault="00000000">
            <w:pPr>
              <w:pStyle w:val="altz"/>
              <w:wordWrap/>
              <w:adjustRightInd w:val="0"/>
              <w:spacing w:line="260" w:lineRule="exact"/>
              <w:ind w:firstLineChars="0" w:firstLine="0"/>
              <w:jc w:val="center"/>
            </w:pPr>
            <w:r>
              <w:t>14</w:t>
            </w:r>
          </w:p>
        </w:tc>
        <w:tc>
          <w:tcPr>
            <w:tcW w:w="2835" w:type="dxa"/>
            <w:vAlign w:val="center"/>
          </w:tcPr>
          <w:p w14:paraId="7B81CABF" w14:textId="77777777" w:rsidR="00F54B80" w:rsidRDefault="00000000">
            <w:pPr>
              <w:pStyle w:val="altz"/>
              <w:wordWrap/>
              <w:adjustRightInd w:val="0"/>
              <w:spacing w:line="260" w:lineRule="exact"/>
              <w:ind w:firstLineChars="0" w:firstLine="0"/>
              <w:jc w:val="left"/>
            </w:pPr>
            <w:r>
              <w:t>口服避孕药</w:t>
            </w:r>
          </w:p>
        </w:tc>
      </w:tr>
      <w:tr w:rsidR="00F54B80" w14:paraId="0D76429B" w14:textId="77777777">
        <w:trPr>
          <w:trHeight w:hRule="exact" w:val="340"/>
        </w:trPr>
        <w:tc>
          <w:tcPr>
            <w:tcW w:w="2835" w:type="dxa"/>
            <w:vAlign w:val="center"/>
          </w:tcPr>
          <w:p w14:paraId="27BD916A" w14:textId="77777777" w:rsidR="00F54B80" w:rsidRDefault="00000000">
            <w:pPr>
              <w:pStyle w:val="altz"/>
              <w:wordWrap/>
              <w:adjustRightInd w:val="0"/>
              <w:spacing w:line="260" w:lineRule="exact"/>
              <w:ind w:firstLineChars="0" w:firstLine="0"/>
              <w:jc w:val="center"/>
            </w:pPr>
            <w:r>
              <w:t>15</w:t>
            </w:r>
          </w:p>
        </w:tc>
        <w:tc>
          <w:tcPr>
            <w:tcW w:w="2835" w:type="dxa"/>
            <w:vAlign w:val="center"/>
          </w:tcPr>
          <w:p w14:paraId="2E805CD6" w14:textId="77777777" w:rsidR="00F54B80" w:rsidRDefault="00000000">
            <w:pPr>
              <w:pStyle w:val="altz"/>
              <w:wordWrap/>
              <w:adjustRightInd w:val="0"/>
              <w:spacing w:line="260" w:lineRule="exact"/>
              <w:ind w:firstLineChars="0" w:firstLine="0"/>
              <w:jc w:val="left"/>
            </w:pPr>
            <w:r>
              <w:t>避孕药品</w:t>
            </w:r>
          </w:p>
        </w:tc>
      </w:tr>
      <w:tr w:rsidR="00F54B80" w14:paraId="1E40A0BD" w14:textId="77777777">
        <w:trPr>
          <w:trHeight w:hRule="exact" w:val="340"/>
        </w:trPr>
        <w:tc>
          <w:tcPr>
            <w:tcW w:w="2835" w:type="dxa"/>
            <w:vAlign w:val="center"/>
          </w:tcPr>
          <w:p w14:paraId="0CE5E504" w14:textId="77777777" w:rsidR="00F54B80" w:rsidRDefault="00000000">
            <w:pPr>
              <w:pStyle w:val="altz"/>
              <w:wordWrap/>
              <w:adjustRightInd w:val="0"/>
              <w:spacing w:line="260" w:lineRule="exact"/>
              <w:ind w:firstLineChars="0" w:firstLine="0"/>
              <w:jc w:val="center"/>
            </w:pPr>
            <w:r>
              <w:t>16</w:t>
            </w:r>
          </w:p>
        </w:tc>
        <w:tc>
          <w:tcPr>
            <w:tcW w:w="2835" w:type="dxa"/>
            <w:vAlign w:val="center"/>
          </w:tcPr>
          <w:p w14:paraId="6A8F8079" w14:textId="77777777" w:rsidR="00F54B80" w:rsidRDefault="00000000">
            <w:pPr>
              <w:pStyle w:val="altz"/>
              <w:wordWrap/>
              <w:adjustRightInd w:val="0"/>
              <w:spacing w:line="260" w:lineRule="exact"/>
              <w:ind w:firstLineChars="0" w:firstLine="0"/>
              <w:jc w:val="left"/>
            </w:pPr>
            <w:r>
              <w:t>男性绝育</w:t>
            </w:r>
          </w:p>
        </w:tc>
      </w:tr>
      <w:tr w:rsidR="00F54B80" w14:paraId="41417A8C" w14:textId="77777777">
        <w:trPr>
          <w:trHeight w:hRule="exact" w:val="340"/>
        </w:trPr>
        <w:tc>
          <w:tcPr>
            <w:tcW w:w="2835" w:type="dxa"/>
            <w:vAlign w:val="center"/>
          </w:tcPr>
          <w:p w14:paraId="30633306" w14:textId="77777777" w:rsidR="00F54B80" w:rsidRDefault="00000000">
            <w:pPr>
              <w:pStyle w:val="altz"/>
              <w:wordWrap/>
              <w:adjustRightInd w:val="0"/>
              <w:spacing w:line="260" w:lineRule="exact"/>
              <w:ind w:firstLineChars="0" w:firstLine="0"/>
              <w:jc w:val="center"/>
            </w:pPr>
            <w:r>
              <w:t>17</w:t>
            </w:r>
          </w:p>
        </w:tc>
        <w:tc>
          <w:tcPr>
            <w:tcW w:w="2835" w:type="dxa"/>
            <w:vAlign w:val="center"/>
          </w:tcPr>
          <w:p w14:paraId="68A94824" w14:textId="77777777" w:rsidR="00F54B80" w:rsidRDefault="00000000">
            <w:pPr>
              <w:pStyle w:val="altz"/>
              <w:wordWrap/>
              <w:adjustRightInd w:val="0"/>
              <w:spacing w:line="260" w:lineRule="exact"/>
              <w:ind w:firstLineChars="0" w:firstLine="0"/>
              <w:jc w:val="left"/>
            </w:pPr>
            <w:r>
              <w:t>女性绝育术</w:t>
            </w:r>
          </w:p>
        </w:tc>
      </w:tr>
      <w:tr w:rsidR="00F54B80" w14:paraId="6CA6EB50" w14:textId="77777777">
        <w:trPr>
          <w:trHeight w:hRule="exact" w:val="340"/>
        </w:trPr>
        <w:tc>
          <w:tcPr>
            <w:tcW w:w="2835" w:type="dxa"/>
            <w:vAlign w:val="center"/>
          </w:tcPr>
          <w:p w14:paraId="0807352A" w14:textId="77777777" w:rsidR="00F54B80" w:rsidRDefault="00000000">
            <w:pPr>
              <w:pStyle w:val="altz"/>
              <w:wordWrap/>
              <w:adjustRightInd w:val="0"/>
              <w:spacing w:line="260" w:lineRule="exact"/>
              <w:ind w:firstLineChars="0" w:firstLine="0"/>
              <w:jc w:val="center"/>
            </w:pPr>
            <w:r>
              <w:t>18</w:t>
            </w:r>
          </w:p>
        </w:tc>
        <w:tc>
          <w:tcPr>
            <w:tcW w:w="2835" w:type="dxa"/>
            <w:vAlign w:val="center"/>
          </w:tcPr>
          <w:p w14:paraId="178F39BE" w14:textId="77777777" w:rsidR="00F54B80" w:rsidRDefault="00000000">
            <w:pPr>
              <w:pStyle w:val="altz"/>
              <w:wordWrap/>
              <w:adjustRightInd w:val="0"/>
              <w:spacing w:line="260" w:lineRule="exact"/>
              <w:ind w:firstLineChars="0" w:firstLine="0"/>
              <w:jc w:val="left"/>
            </w:pPr>
            <w:r>
              <w:t>输卵管结扎</w:t>
            </w:r>
          </w:p>
        </w:tc>
      </w:tr>
      <w:tr w:rsidR="00F54B80" w14:paraId="622B8D88" w14:textId="77777777">
        <w:trPr>
          <w:trHeight w:hRule="exact" w:val="340"/>
        </w:trPr>
        <w:tc>
          <w:tcPr>
            <w:tcW w:w="2835" w:type="dxa"/>
            <w:vAlign w:val="center"/>
          </w:tcPr>
          <w:p w14:paraId="5A9E4C3B" w14:textId="77777777" w:rsidR="00F54B80" w:rsidRDefault="00000000">
            <w:pPr>
              <w:pStyle w:val="altz"/>
              <w:wordWrap/>
              <w:adjustRightInd w:val="0"/>
              <w:spacing w:line="260" w:lineRule="exact"/>
              <w:ind w:firstLineChars="0" w:firstLine="0"/>
              <w:jc w:val="center"/>
            </w:pPr>
            <w:r>
              <w:t>19</w:t>
            </w:r>
          </w:p>
        </w:tc>
        <w:tc>
          <w:tcPr>
            <w:tcW w:w="2835" w:type="dxa"/>
            <w:vAlign w:val="center"/>
          </w:tcPr>
          <w:p w14:paraId="05DF4A21" w14:textId="77777777" w:rsidR="00F54B80" w:rsidRDefault="00000000">
            <w:pPr>
              <w:pStyle w:val="altz"/>
              <w:wordWrap/>
              <w:adjustRightInd w:val="0"/>
              <w:spacing w:line="260" w:lineRule="exact"/>
              <w:ind w:firstLineChars="0" w:firstLine="0"/>
              <w:jc w:val="left"/>
            </w:pPr>
            <w:r>
              <w:t>安全期</w:t>
            </w:r>
          </w:p>
        </w:tc>
      </w:tr>
      <w:tr w:rsidR="00F54B80" w14:paraId="0916395A" w14:textId="77777777">
        <w:trPr>
          <w:trHeight w:hRule="exact" w:val="340"/>
        </w:trPr>
        <w:tc>
          <w:tcPr>
            <w:tcW w:w="2835" w:type="dxa"/>
            <w:vAlign w:val="center"/>
          </w:tcPr>
          <w:p w14:paraId="3BE1876D" w14:textId="77777777" w:rsidR="00F54B80" w:rsidRDefault="00000000">
            <w:pPr>
              <w:pStyle w:val="altz"/>
              <w:wordWrap/>
              <w:adjustRightInd w:val="0"/>
              <w:spacing w:line="260" w:lineRule="exact"/>
              <w:ind w:firstLineChars="0" w:firstLine="0"/>
              <w:jc w:val="center"/>
            </w:pPr>
            <w:r>
              <w:t>20</w:t>
            </w:r>
          </w:p>
        </w:tc>
        <w:tc>
          <w:tcPr>
            <w:tcW w:w="2835" w:type="dxa"/>
            <w:vAlign w:val="center"/>
          </w:tcPr>
          <w:p w14:paraId="56154573" w14:textId="77777777" w:rsidR="00F54B80" w:rsidRDefault="00000000">
            <w:pPr>
              <w:pStyle w:val="altz"/>
              <w:wordWrap/>
              <w:adjustRightInd w:val="0"/>
              <w:spacing w:line="260" w:lineRule="exact"/>
              <w:ind w:firstLineChars="0" w:firstLine="0"/>
              <w:jc w:val="left"/>
            </w:pPr>
            <w:r>
              <w:t>新型避孕方式</w:t>
            </w:r>
          </w:p>
        </w:tc>
      </w:tr>
      <w:tr w:rsidR="00F54B80" w14:paraId="4687BF61" w14:textId="77777777">
        <w:trPr>
          <w:trHeight w:hRule="exact" w:val="340"/>
        </w:trPr>
        <w:tc>
          <w:tcPr>
            <w:tcW w:w="2835" w:type="dxa"/>
            <w:vAlign w:val="center"/>
          </w:tcPr>
          <w:p w14:paraId="34A2ECBD" w14:textId="77777777" w:rsidR="00F54B80" w:rsidRDefault="00000000">
            <w:pPr>
              <w:pStyle w:val="altz"/>
              <w:wordWrap/>
              <w:adjustRightInd w:val="0"/>
              <w:spacing w:line="260" w:lineRule="exact"/>
              <w:ind w:firstLineChars="0" w:firstLine="0"/>
              <w:jc w:val="center"/>
            </w:pPr>
            <w:r>
              <w:t>21</w:t>
            </w:r>
          </w:p>
        </w:tc>
        <w:tc>
          <w:tcPr>
            <w:tcW w:w="2835" w:type="dxa"/>
            <w:vAlign w:val="center"/>
          </w:tcPr>
          <w:p w14:paraId="6960ED98" w14:textId="77777777" w:rsidR="00F54B80" w:rsidRDefault="00000000">
            <w:pPr>
              <w:pStyle w:val="altz"/>
              <w:wordWrap/>
              <w:adjustRightInd w:val="0"/>
              <w:spacing w:line="260" w:lineRule="exact"/>
              <w:ind w:firstLineChars="0" w:firstLine="0"/>
              <w:jc w:val="left"/>
            </w:pPr>
            <w:r>
              <w:t>意外怀孕</w:t>
            </w:r>
          </w:p>
        </w:tc>
      </w:tr>
      <w:tr w:rsidR="00F54B80" w14:paraId="38B6D44A" w14:textId="77777777">
        <w:trPr>
          <w:trHeight w:hRule="exact" w:val="340"/>
        </w:trPr>
        <w:tc>
          <w:tcPr>
            <w:tcW w:w="2835" w:type="dxa"/>
            <w:vAlign w:val="center"/>
          </w:tcPr>
          <w:p w14:paraId="60C5B9F0" w14:textId="77777777" w:rsidR="00F54B80" w:rsidRDefault="00000000">
            <w:pPr>
              <w:pStyle w:val="altz"/>
              <w:wordWrap/>
              <w:adjustRightInd w:val="0"/>
              <w:spacing w:line="260" w:lineRule="exact"/>
              <w:ind w:firstLineChars="0" w:firstLine="0"/>
              <w:jc w:val="center"/>
            </w:pPr>
            <w:r>
              <w:t>22</w:t>
            </w:r>
          </w:p>
        </w:tc>
        <w:tc>
          <w:tcPr>
            <w:tcW w:w="2835" w:type="dxa"/>
            <w:vAlign w:val="center"/>
          </w:tcPr>
          <w:p w14:paraId="1C7B13E4" w14:textId="77777777" w:rsidR="00F54B80" w:rsidRDefault="00000000">
            <w:pPr>
              <w:pStyle w:val="altz"/>
              <w:wordWrap/>
              <w:adjustRightInd w:val="0"/>
              <w:spacing w:line="260" w:lineRule="exact"/>
              <w:ind w:firstLineChars="0" w:firstLine="0"/>
              <w:jc w:val="left"/>
            </w:pPr>
            <w:r>
              <w:t>打胎</w:t>
            </w:r>
          </w:p>
        </w:tc>
      </w:tr>
      <w:tr w:rsidR="00F54B80" w14:paraId="16CCAEAE" w14:textId="77777777">
        <w:trPr>
          <w:trHeight w:hRule="exact" w:val="340"/>
        </w:trPr>
        <w:tc>
          <w:tcPr>
            <w:tcW w:w="2835" w:type="dxa"/>
            <w:vAlign w:val="center"/>
          </w:tcPr>
          <w:p w14:paraId="58FAF924" w14:textId="77777777" w:rsidR="00F54B80" w:rsidRDefault="00000000">
            <w:pPr>
              <w:pStyle w:val="altz"/>
              <w:wordWrap/>
              <w:adjustRightInd w:val="0"/>
              <w:spacing w:line="260" w:lineRule="exact"/>
              <w:ind w:firstLineChars="0" w:firstLine="0"/>
              <w:jc w:val="center"/>
            </w:pPr>
            <w:r>
              <w:t>23</w:t>
            </w:r>
          </w:p>
        </w:tc>
        <w:tc>
          <w:tcPr>
            <w:tcW w:w="2835" w:type="dxa"/>
            <w:vAlign w:val="center"/>
          </w:tcPr>
          <w:p w14:paraId="2F34C740" w14:textId="77777777" w:rsidR="00F54B80" w:rsidRDefault="00000000">
            <w:pPr>
              <w:pStyle w:val="altz"/>
              <w:wordWrap/>
              <w:adjustRightInd w:val="0"/>
              <w:spacing w:line="260" w:lineRule="exact"/>
              <w:ind w:firstLineChars="0" w:firstLine="0"/>
              <w:jc w:val="left"/>
            </w:pPr>
            <w:r>
              <w:t>刮宫</w:t>
            </w:r>
          </w:p>
        </w:tc>
      </w:tr>
      <w:tr w:rsidR="00F54B80" w14:paraId="07B7CBC2" w14:textId="77777777">
        <w:trPr>
          <w:trHeight w:hRule="exact" w:val="340"/>
        </w:trPr>
        <w:tc>
          <w:tcPr>
            <w:tcW w:w="2835" w:type="dxa"/>
            <w:vAlign w:val="center"/>
          </w:tcPr>
          <w:p w14:paraId="4556072D" w14:textId="77777777" w:rsidR="00F54B80" w:rsidRDefault="00000000">
            <w:pPr>
              <w:pStyle w:val="altz"/>
              <w:wordWrap/>
              <w:adjustRightInd w:val="0"/>
              <w:spacing w:line="260" w:lineRule="exact"/>
              <w:ind w:firstLineChars="0" w:firstLine="0"/>
              <w:jc w:val="center"/>
            </w:pPr>
            <w:r>
              <w:t>24</w:t>
            </w:r>
          </w:p>
        </w:tc>
        <w:tc>
          <w:tcPr>
            <w:tcW w:w="2835" w:type="dxa"/>
            <w:vAlign w:val="center"/>
          </w:tcPr>
          <w:p w14:paraId="105E2B82" w14:textId="77777777" w:rsidR="00F54B80" w:rsidRDefault="00000000">
            <w:pPr>
              <w:pStyle w:val="altz"/>
              <w:wordWrap/>
              <w:adjustRightInd w:val="0"/>
              <w:spacing w:line="260" w:lineRule="exact"/>
              <w:ind w:firstLineChars="0" w:firstLine="0"/>
              <w:jc w:val="left"/>
            </w:pPr>
            <w:r>
              <w:t>引产</w:t>
            </w:r>
          </w:p>
        </w:tc>
      </w:tr>
      <w:tr w:rsidR="00F54B80" w14:paraId="3B14BAD8" w14:textId="77777777">
        <w:trPr>
          <w:trHeight w:hRule="exact" w:val="340"/>
        </w:trPr>
        <w:tc>
          <w:tcPr>
            <w:tcW w:w="2835" w:type="dxa"/>
            <w:vAlign w:val="center"/>
          </w:tcPr>
          <w:p w14:paraId="3110876D" w14:textId="77777777" w:rsidR="00F54B80" w:rsidRDefault="00000000">
            <w:pPr>
              <w:pStyle w:val="altz"/>
              <w:wordWrap/>
              <w:adjustRightInd w:val="0"/>
              <w:spacing w:line="260" w:lineRule="exact"/>
              <w:ind w:firstLineChars="0" w:firstLine="0"/>
              <w:jc w:val="center"/>
            </w:pPr>
            <w:r>
              <w:t>25</w:t>
            </w:r>
          </w:p>
        </w:tc>
        <w:tc>
          <w:tcPr>
            <w:tcW w:w="2835" w:type="dxa"/>
            <w:vAlign w:val="center"/>
          </w:tcPr>
          <w:p w14:paraId="6228320B" w14:textId="77777777" w:rsidR="00F54B80" w:rsidRDefault="00000000">
            <w:pPr>
              <w:pStyle w:val="altz"/>
              <w:wordWrap/>
              <w:adjustRightInd w:val="0"/>
              <w:spacing w:line="260" w:lineRule="exact"/>
              <w:ind w:firstLineChars="0" w:firstLine="0"/>
              <w:jc w:val="left"/>
            </w:pPr>
            <w:r>
              <w:t>人工流产</w:t>
            </w:r>
          </w:p>
        </w:tc>
      </w:tr>
      <w:tr w:rsidR="00F54B80" w14:paraId="1250DAD0" w14:textId="77777777">
        <w:trPr>
          <w:trHeight w:hRule="exact" w:val="340"/>
        </w:trPr>
        <w:tc>
          <w:tcPr>
            <w:tcW w:w="2835" w:type="dxa"/>
            <w:vAlign w:val="center"/>
          </w:tcPr>
          <w:p w14:paraId="2550CB0F" w14:textId="77777777" w:rsidR="00F54B80" w:rsidRDefault="00000000">
            <w:pPr>
              <w:pStyle w:val="altz"/>
              <w:wordWrap/>
              <w:adjustRightInd w:val="0"/>
              <w:spacing w:line="260" w:lineRule="exact"/>
              <w:ind w:firstLineChars="0" w:firstLine="0"/>
              <w:jc w:val="center"/>
            </w:pPr>
            <w:r>
              <w:t>26</w:t>
            </w:r>
          </w:p>
        </w:tc>
        <w:tc>
          <w:tcPr>
            <w:tcW w:w="2835" w:type="dxa"/>
            <w:vAlign w:val="center"/>
          </w:tcPr>
          <w:p w14:paraId="278AC914" w14:textId="77777777" w:rsidR="00F54B80" w:rsidRDefault="00000000">
            <w:pPr>
              <w:pStyle w:val="altz"/>
              <w:wordWrap/>
              <w:adjustRightInd w:val="0"/>
              <w:spacing w:line="260" w:lineRule="exact"/>
              <w:ind w:firstLineChars="0" w:firstLine="0"/>
              <w:jc w:val="left"/>
            </w:pPr>
            <w:r>
              <w:t>人流</w:t>
            </w:r>
          </w:p>
        </w:tc>
      </w:tr>
      <w:tr w:rsidR="00F54B80" w14:paraId="2269E135" w14:textId="77777777">
        <w:trPr>
          <w:trHeight w:hRule="exact" w:val="340"/>
        </w:trPr>
        <w:tc>
          <w:tcPr>
            <w:tcW w:w="2835" w:type="dxa"/>
            <w:vAlign w:val="center"/>
          </w:tcPr>
          <w:p w14:paraId="42E7092C" w14:textId="77777777" w:rsidR="00F54B80" w:rsidRDefault="00000000">
            <w:pPr>
              <w:pStyle w:val="altz"/>
              <w:wordWrap/>
              <w:adjustRightInd w:val="0"/>
              <w:spacing w:line="260" w:lineRule="exact"/>
              <w:ind w:firstLineChars="0" w:firstLine="0"/>
              <w:jc w:val="center"/>
            </w:pPr>
            <w:r>
              <w:t>27</w:t>
            </w:r>
          </w:p>
        </w:tc>
        <w:tc>
          <w:tcPr>
            <w:tcW w:w="2835" w:type="dxa"/>
            <w:vAlign w:val="center"/>
          </w:tcPr>
          <w:p w14:paraId="3457ABE3" w14:textId="77777777" w:rsidR="00F54B80" w:rsidRDefault="00000000">
            <w:pPr>
              <w:pStyle w:val="altz"/>
              <w:wordWrap/>
              <w:adjustRightInd w:val="0"/>
              <w:spacing w:line="260" w:lineRule="exact"/>
              <w:ind w:firstLineChars="0" w:firstLine="0"/>
              <w:jc w:val="left"/>
            </w:pPr>
            <w:r>
              <w:t>药物流产</w:t>
            </w:r>
          </w:p>
        </w:tc>
      </w:tr>
      <w:tr w:rsidR="00F54B80" w14:paraId="6AA4A215" w14:textId="77777777">
        <w:trPr>
          <w:trHeight w:hRule="exact" w:val="340"/>
        </w:trPr>
        <w:tc>
          <w:tcPr>
            <w:tcW w:w="2835" w:type="dxa"/>
            <w:vAlign w:val="center"/>
          </w:tcPr>
          <w:p w14:paraId="52F17B81" w14:textId="77777777" w:rsidR="00F54B80" w:rsidRDefault="00000000">
            <w:pPr>
              <w:pStyle w:val="altz"/>
              <w:wordWrap/>
              <w:adjustRightInd w:val="0"/>
              <w:spacing w:line="260" w:lineRule="exact"/>
              <w:ind w:firstLineChars="0" w:firstLine="0"/>
              <w:jc w:val="center"/>
            </w:pPr>
            <w:r>
              <w:t>28</w:t>
            </w:r>
          </w:p>
        </w:tc>
        <w:tc>
          <w:tcPr>
            <w:tcW w:w="2835" w:type="dxa"/>
            <w:vAlign w:val="center"/>
          </w:tcPr>
          <w:p w14:paraId="151BE81F" w14:textId="77777777" w:rsidR="00F54B80" w:rsidRDefault="00000000">
            <w:pPr>
              <w:pStyle w:val="altz"/>
              <w:wordWrap/>
              <w:adjustRightInd w:val="0"/>
              <w:spacing w:line="260" w:lineRule="exact"/>
              <w:ind w:firstLineChars="0" w:firstLine="0"/>
              <w:jc w:val="left"/>
            </w:pPr>
            <w:r>
              <w:t>药流</w:t>
            </w:r>
          </w:p>
        </w:tc>
      </w:tr>
      <w:tr w:rsidR="00F54B80" w14:paraId="1C1CAAF2" w14:textId="77777777">
        <w:trPr>
          <w:trHeight w:hRule="exact" w:val="340"/>
        </w:trPr>
        <w:tc>
          <w:tcPr>
            <w:tcW w:w="2835" w:type="dxa"/>
            <w:tcBorders>
              <w:bottom w:val="single" w:sz="4" w:space="0" w:color="auto"/>
            </w:tcBorders>
            <w:vAlign w:val="center"/>
          </w:tcPr>
          <w:p w14:paraId="48EB0201" w14:textId="77777777" w:rsidR="00F54B80" w:rsidRDefault="00000000">
            <w:pPr>
              <w:pStyle w:val="altz"/>
              <w:wordWrap/>
              <w:adjustRightInd w:val="0"/>
              <w:spacing w:line="260" w:lineRule="exact"/>
              <w:ind w:firstLineChars="0" w:firstLine="0"/>
              <w:jc w:val="center"/>
            </w:pPr>
            <w:r>
              <w:t>29</w:t>
            </w:r>
          </w:p>
        </w:tc>
        <w:tc>
          <w:tcPr>
            <w:tcW w:w="2835" w:type="dxa"/>
            <w:tcBorders>
              <w:bottom w:val="single" w:sz="4" w:space="0" w:color="auto"/>
            </w:tcBorders>
            <w:vAlign w:val="center"/>
          </w:tcPr>
          <w:p w14:paraId="7AB8BC4C" w14:textId="77777777" w:rsidR="00F54B80" w:rsidRDefault="00000000">
            <w:pPr>
              <w:pStyle w:val="altz"/>
              <w:wordWrap/>
              <w:adjustRightInd w:val="0"/>
              <w:spacing w:line="260" w:lineRule="exact"/>
              <w:ind w:firstLineChars="0" w:firstLine="0"/>
              <w:jc w:val="left"/>
            </w:pPr>
            <w:r>
              <w:t>自然流产</w:t>
            </w:r>
          </w:p>
        </w:tc>
      </w:tr>
    </w:tbl>
    <w:p w14:paraId="61EEEAF3" w14:textId="77777777" w:rsidR="00F54B80" w:rsidRDefault="00F54B80">
      <w:pPr>
        <w:pStyle w:val="altz"/>
        <w:ind w:firstLine="480"/>
      </w:pPr>
    </w:p>
    <w:p w14:paraId="26B7A7F8" w14:textId="77777777" w:rsidR="00F54B80" w:rsidRDefault="00000000">
      <w:pPr>
        <w:pStyle w:val="2"/>
        <w:spacing w:before="163" w:after="163"/>
        <w:rPr>
          <w:rFonts w:hint="eastAsia"/>
        </w:rPr>
      </w:pPr>
      <w:bookmarkStart w:id="52" w:name="_Toc226059675"/>
      <w:r>
        <w:rPr>
          <w:rFonts w:hint="eastAsia"/>
        </w:rPr>
        <w:t>数据采集与伦理合</w:t>
      </w:r>
      <w:proofErr w:type="gramStart"/>
      <w:r>
        <w:rPr>
          <w:rFonts w:hint="eastAsia"/>
        </w:rPr>
        <w:t>规</w:t>
      </w:r>
      <w:bookmarkEnd w:id="52"/>
      <w:proofErr w:type="gramEnd"/>
    </w:p>
    <w:p w14:paraId="3B7F3C26" w14:textId="77777777" w:rsidR="00F54B80" w:rsidRDefault="00000000">
      <w:pPr>
        <w:pStyle w:val="3"/>
        <w:spacing w:before="163"/>
        <w:rPr>
          <w:rFonts w:hint="eastAsia"/>
        </w:rPr>
      </w:pPr>
      <w:bookmarkStart w:id="53" w:name="_Toc226059676"/>
      <w:r>
        <w:rPr>
          <w:rFonts w:hint="eastAsia"/>
        </w:rPr>
        <w:t>数据采集内容</w:t>
      </w:r>
      <w:bookmarkEnd w:id="53"/>
    </w:p>
    <w:p w14:paraId="1B334896" w14:textId="77777777" w:rsidR="00F54B80" w:rsidRDefault="00000000">
      <w:pPr>
        <w:pStyle w:val="altz"/>
        <w:ind w:firstLine="480"/>
      </w:pPr>
      <w:r>
        <w:rPr>
          <w:rFonts w:hint="eastAsia"/>
        </w:rPr>
        <w:t>研究基于上述关键词体系，</w:t>
      </w:r>
      <w:commentRangeStart w:id="54"/>
      <w:r>
        <w:rPr>
          <w:rFonts w:hint="eastAsia"/>
        </w:rPr>
        <w:t>利用</w:t>
      </w:r>
      <w:r>
        <w:rPr>
          <w:rFonts w:hint="eastAsia"/>
          <w:highlight w:val="yellow"/>
        </w:rPr>
        <w:t>行业内成熟的</w:t>
      </w:r>
      <w:r>
        <w:rPr>
          <w:rFonts w:hint="eastAsia"/>
        </w:rPr>
        <w:t>网络爬虫框架</w:t>
      </w:r>
      <w:commentRangeEnd w:id="54"/>
      <w:r>
        <w:commentReference w:id="54"/>
      </w:r>
      <w:r>
        <w:rPr>
          <w:rFonts w:hint="eastAsia"/>
        </w:rPr>
        <w:t>，对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w:t>
      </w:r>
      <w:r>
        <w:rPr>
          <w:rFonts w:hint="eastAsia"/>
        </w:rPr>
        <w:lastRenderedPageBreak/>
        <w:t>面：</w:t>
      </w:r>
    </w:p>
    <w:p w14:paraId="20AB0A67" w14:textId="77777777" w:rsidR="00F54B80" w:rsidRDefault="00000000">
      <w:pPr>
        <w:pStyle w:val="altz"/>
        <w:numPr>
          <w:ilvl w:val="0"/>
          <w:numId w:val="15"/>
        </w:numPr>
        <w:ind w:firstLineChars="0"/>
      </w:pPr>
      <w:r>
        <w:rPr>
          <w:rFonts w:hint="eastAsia"/>
        </w:rPr>
        <w:t>视频结构化元数据（</w:t>
      </w:r>
      <w:r>
        <w:rPr>
          <w:rFonts w:hint="eastAsia"/>
        </w:rPr>
        <w:t>Metadata</w:t>
      </w:r>
      <w:r>
        <w:rPr>
          <w:rFonts w:hint="eastAsia"/>
        </w:rPr>
        <w:t>）：包括视频标题、上传日期、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w:t>
      </w:r>
      <w:proofErr w:type="gramStart"/>
      <w:r>
        <w:rPr>
          <w:rFonts w:hint="eastAsia"/>
        </w:rPr>
        <w:t>点赞数</w:t>
      </w:r>
      <w:proofErr w:type="gramEnd"/>
      <w:r>
        <w:rPr>
          <w:rFonts w:hint="eastAsia"/>
        </w:rPr>
        <w:t>（</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7777777" w:rsidR="00F54B80" w:rsidRDefault="00000000">
      <w:pPr>
        <w:pStyle w:val="altz"/>
        <w:numPr>
          <w:ilvl w:val="0"/>
          <w:numId w:val="15"/>
        </w:numPr>
        <w:ind w:firstLineChars="0"/>
      </w:pPr>
      <w:r>
        <w:rPr>
          <w:rFonts w:hint="eastAsia"/>
        </w:rPr>
        <w:t>用户生成文本（</w:t>
      </w:r>
      <w:r>
        <w:rPr>
          <w:rFonts w:hint="eastAsia"/>
        </w:rPr>
        <w:t>UGC</w:t>
      </w:r>
      <w:r>
        <w:rPr>
          <w:rFonts w:hint="eastAsia"/>
        </w:rPr>
        <w:t>）：包括视频下方的所有评论（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77777777" w:rsidR="00F54B80" w:rsidRDefault="00000000">
      <w:pPr>
        <w:pStyle w:val="altz"/>
        <w:ind w:firstLine="480"/>
      </w:pPr>
      <w:r>
        <w:rPr>
          <w:rFonts w:hint="eastAsia"/>
        </w:rPr>
        <w:t>最终，我们构建了一个庞大的原始数据集，其中包含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亿次，并捕获了约</w:t>
      </w:r>
      <w:r>
        <w:rPr>
          <w:rFonts w:hint="eastAsia"/>
        </w:rPr>
        <w:t>32.8</w:t>
      </w:r>
      <w:r>
        <w:rPr>
          <w:rFonts w:hint="eastAsia"/>
        </w:rPr>
        <w:t>万条评论和</w:t>
      </w:r>
      <w:r>
        <w:rPr>
          <w:rFonts w:hint="eastAsia"/>
        </w:rPr>
        <w:t>43.2</w:t>
      </w:r>
      <w:r>
        <w:rPr>
          <w:rFonts w:hint="eastAsia"/>
        </w:rPr>
        <w:t>万条弹幕。</w:t>
      </w:r>
    </w:p>
    <w:p w14:paraId="6C7AC850" w14:textId="77777777" w:rsidR="00F54B80" w:rsidRDefault="00000000">
      <w:pPr>
        <w:pStyle w:val="3"/>
        <w:spacing w:before="163"/>
        <w:rPr>
          <w:rFonts w:hint="eastAsia"/>
        </w:rPr>
      </w:pPr>
      <w:bookmarkStart w:id="55" w:name="_Toc226059677"/>
      <w:r>
        <w:rPr>
          <w:rFonts w:hint="eastAsia"/>
        </w:rPr>
        <w:t>数据脱敏与匿名化处理</w:t>
      </w:r>
      <w:bookmarkEnd w:id="55"/>
    </w:p>
    <w:p w14:paraId="2DB4ADE8" w14:textId="77777777" w:rsidR="00F54B80" w:rsidRDefault="00000000">
      <w:pPr>
        <w:pStyle w:val="altz"/>
        <w:ind w:firstLine="480"/>
      </w:pPr>
      <w:r>
        <w:rPr>
          <w:rFonts w:hint="eastAsia"/>
        </w:rPr>
        <w:t>为严格保护用户隐私，本研究在数据处理的全过程中遵循了匿名化原则。具体措施包括：</w:t>
      </w:r>
    </w:p>
    <w:p w14:paraId="07806C8F" w14:textId="77777777" w:rsidR="00F54B80" w:rsidRDefault="00000000">
      <w:pPr>
        <w:pStyle w:val="altz"/>
        <w:numPr>
          <w:ilvl w:val="0"/>
          <w:numId w:val="16"/>
        </w:numPr>
        <w:ind w:firstLineChars="0"/>
      </w:pPr>
      <w:r>
        <w:rPr>
          <w:rFonts w:hint="eastAsia"/>
        </w:rPr>
        <w:t>不采集任何可直接识别个人真实身份的信息（如手机号、邮箱等）。</w:t>
      </w:r>
    </w:p>
    <w:p w14:paraId="64D1642B" w14:textId="77777777" w:rsidR="00F54B80" w:rsidRDefault="00000000">
      <w:pPr>
        <w:pStyle w:val="altz"/>
        <w:numPr>
          <w:ilvl w:val="0"/>
          <w:numId w:val="16"/>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77777777" w:rsidR="00F54B80" w:rsidRDefault="00000000">
      <w:pPr>
        <w:pStyle w:val="altz"/>
        <w:numPr>
          <w:ilvl w:val="0"/>
          <w:numId w:val="16"/>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77777777" w:rsidR="00F54B80" w:rsidRDefault="00000000">
      <w:pPr>
        <w:pStyle w:val="3"/>
        <w:spacing w:before="163"/>
        <w:rPr>
          <w:rFonts w:hint="eastAsia"/>
        </w:rPr>
      </w:pPr>
      <w:bookmarkStart w:id="56" w:name="_Toc226059678"/>
      <w:r>
        <w:rPr>
          <w:rFonts w:hint="eastAsia"/>
        </w:rPr>
        <w:t>研究伦理与平台合</w:t>
      </w:r>
      <w:proofErr w:type="gramStart"/>
      <w:r>
        <w:rPr>
          <w:rFonts w:hint="eastAsia"/>
        </w:rPr>
        <w:t>规</w:t>
      </w:r>
      <w:proofErr w:type="gramEnd"/>
      <w:r>
        <w:rPr>
          <w:rFonts w:hint="eastAsia"/>
        </w:rPr>
        <w:t>说明</w:t>
      </w:r>
      <w:bookmarkEnd w:id="56"/>
    </w:p>
    <w:p w14:paraId="4111CB73" w14:textId="77777777" w:rsidR="00F54B80" w:rsidRDefault="00000000">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w:t>
      </w:r>
      <w:proofErr w:type="gramStart"/>
      <w:r>
        <w:rPr>
          <w:rFonts w:hint="eastAsia"/>
        </w:rPr>
        <w:t>鉴于本</w:t>
      </w:r>
      <w:proofErr w:type="gramEnd"/>
      <w:r>
        <w:rPr>
          <w:rFonts w:hint="eastAsia"/>
        </w:rPr>
        <w:t>研究仅使用公开可得的匿名</w:t>
      </w:r>
      <w:proofErr w:type="gramStart"/>
      <w:r>
        <w:rPr>
          <w:rFonts w:hint="eastAsia"/>
        </w:rPr>
        <w:t>化数据</w:t>
      </w:r>
      <w:proofErr w:type="gramEnd"/>
      <w:r>
        <w:rPr>
          <w:rFonts w:hint="eastAsia"/>
        </w:rPr>
        <w:t>进行分析，根据相关伦理审查指南，可豁免正式的伦理审查。尽管如此，我们始终以负责任的态度处理数据，确保研究行为符合平台的服务条款与数据使用政策，并致力于保护个人隐私。</w:t>
      </w:r>
    </w:p>
    <w:p w14:paraId="6EB39F7F" w14:textId="77777777" w:rsidR="00F54B80" w:rsidRDefault="00000000">
      <w:pPr>
        <w:pStyle w:val="2"/>
        <w:spacing w:before="163" w:after="163"/>
        <w:rPr>
          <w:rFonts w:hint="eastAsia"/>
        </w:rPr>
      </w:pPr>
      <w:bookmarkStart w:id="57" w:name="_Toc226059679"/>
      <w:r>
        <w:rPr>
          <w:rFonts w:hint="eastAsia"/>
        </w:rPr>
        <w:t>数据预处理</w:t>
      </w:r>
      <w:bookmarkEnd w:id="57"/>
    </w:p>
    <w:p w14:paraId="245EFD6D" w14:textId="77777777" w:rsidR="00F54B80" w:rsidRDefault="00000000">
      <w:pPr>
        <w:pStyle w:val="altz"/>
        <w:ind w:firstLine="480"/>
      </w:pPr>
      <w:r>
        <w:rPr>
          <w:rFonts w:hint="eastAsia"/>
        </w:rPr>
        <w:t>原始的社交媒体文本数据通常包含大量噪声与不规范表达，为保证后续分析与建模的质量，必须进行系统的数据预处理。</w:t>
      </w:r>
    </w:p>
    <w:p w14:paraId="37AB706E" w14:textId="77777777" w:rsidR="00F54B80" w:rsidRDefault="00000000">
      <w:pPr>
        <w:pStyle w:val="3"/>
        <w:spacing w:before="163"/>
        <w:rPr>
          <w:rFonts w:hint="eastAsia"/>
        </w:rPr>
      </w:pPr>
      <w:bookmarkStart w:id="58" w:name="_Toc226059680"/>
      <w:r>
        <w:rPr>
          <w:rFonts w:hint="eastAsia"/>
        </w:rPr>
        <w:t>去重与无效数据清洗</w:t>
      </w:r>
      <w:bookmarkEnd w:id="58"/>
    </w:p>
    <w:p w14:paraId="4704EDD3" w14:textId="77777777" w:rsidR="00F54B80" w:rsidRDefault="00000000">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作为唯一标识符，识别并删除在采集过程中可能出现的重复条目，确保每条记录的唯一性。</w:t>
      </w:r>
    </w:p>
    <w:p w14:paraId="4AFD16D1" w14:textId="77777777" w:rsidR="00F54B80" w:rsidRDefault="00000000">
      <w:pPr>
        <w:pStyle w:val="3"/>
        <w:spacing w:before="163"/>
        <w:rPr>
          <w:rFonts w:hint="eastAsia"/>
        </w:rPr>
      </w:pPr>
      <w:bookmarkStart w:id="59" w:name="_Toc226059681"/>
      <w:r>
        <w:rPr>
          <w:rFonts w:hint="eastAsia"/>
        </w:rPr>
        <w:t>文本规范化处理</w:t>
      </w:r>
      <w:bookmarkEnd w:id="59"/>
    </w:p>
    <w:p w14:paraId="6A613FB7" w14:textId="77777777" w:rsidR="00F54B80" w:rsidRDefault="00000000">
      <w:pPr>
        <w:pStyle w:val="altz"/>
        <w:ind w:firstLine="480"/>
      </w:pPr>
      <w:r>
        <w:rPr>
          <w:rFonts w:hint="eastAsia"/>
        </w:rPr>
        <w:t>此步骤旨在统一文本格式，降低复杂性。主要工作包括：</w:t>
      </w:r>
    </w:p>
    <w:p w14:paraId="4BC73DBA" w14:textId="77777777" w:rsidR="00F54B80" w:rsidRDefault="00000000">
      <w:pPr>
        <w:pStyle w:val="altz"/>
        <w:numPr>
          <w:ilvl w:val="0"/>
          <w:numId w:val="17"/>
        </w:numPr>
        <w:ind w:firstLineChars="0"/>
      </w:pPr>
      <w:r>
        <w:rPr>
          <w:rFonts w:hint="eastAsia"/>
        </w:rPr>
        <w:t>繁简体转换：将所有文本（特别是来自港澳台地区用户的繁体字评论）统一转</w:t>
      </w:r>
      <w:r>
        <w:rPr>
          <w:rFonts w:hint="eastAsia"/>
        </w:rPr>
        <w:lastRenderedPageBreak/>
        <w:t>换为简体中文。</w:t>
      </w:r>
    </w:p>
    <w:p w14:paraId="3597F7D7" w14:textId="77777777" w:rsidR="00F54B80" w:rsidRDefault="00000000">
      <w:pPr>
        <w:pStyle w:val="altz"/>
        <w:numPr>
          <w:ilvl w:val="0"/>
          <w:numId w:val="17"/>
        </w:numPr>
        <w:ind w:firstLineChars="0"/>
      </w:pPr>
      <w:r>
        <w:rPr>
          <w:rFonts w:hint="eastAsia"/>
        </w:rPr>
        <w:t>表情符号（</w:t>
      </w:r>
      <w:r>
        <w:rPr>
          <w:rFonts w:hint="eastAsia"/>
        </w:rPr>
        <w:t>Emoji</w:t>
      </w:r>
      <w:r>
        <w:rPr>
          <w:rFonts w:hint="eastAsia"/>
        </w:rPr>
        <w:t>）处理：将文本中的</w:t>
      </w:r>
      <w:r>
        <w:rPr>
          <w:rFonts w:hint="eastAsia"/>
        </w:rPr>
        <w:t>Emoji</w:t>
      </w:r>
      <w:r>
        <w:rPr>
          <w:rFonts w:hint="eastAsia"/>
        </w:rPr>
        <w:t>表情符号转换为其对应的文本描述（如，</w:t>
      </w:r>
      <w:r>
        <w:rPr>
          <w:rFonts w:ascii="Segoe UI Emoji" w:hAnsi="Segoe UI Emoji" w:cs="Segoe UI Emoji"/>
        </w:rPr>
        <w:t>😊</w:t>
      </w:r>
      <w:r>
        <w:rPr>
          <w:rFonts w:hint="eastAsia"/>
        </w:rPr>
        <w:t>转换为</w:t>
      </w:r>
      <w:r>
        <w:rPr>
          <w:rFonts w:hint="eastAsia"/>
        </w:rPr>
        <w:t>[</w:t>
      </w:r>
      <w:r>
        <w:rPr>
          <w:rFonts w:hint="eastAsia"/>
        </w:rPr>
        <w:t>微笑</w:t>
      </w:r>
      <w:r>
        <w:rPr>
          <w:rFonts w:hint="eastAsia"/>
        </w:rPr>
        <w:t>]</w:t>
      </w:r>
      <w:r>
        <w:rPr>
          <w:rFonts w:hint="eastAsia"/>
        </w:rPr>
        <w:t>），或在不影响语义理解的情况下直接移除，以避免对后续模型处理造成干扰。</w:t>
      </w:r>
    </w:p>
    <w:p w14:paraId="220BC2D5" w14:textId="77777777" w:rsidR="00F54B80" w:rsidRDefault="00000000">
      <w:pPr>
        <w:pStyle w:val="altz"/>
        <w:numPr>
          <w:ilvl w:val="0"/>
          <w:numId w:val="17"/>
        </w:numPr>
        <w:ind w:firstLineChars="0"/>
      </w:pPr>
      <w:r>
        <w:rPr>
          <w:rFonts w:hint="eastAsia"/>
        </w:rPr>
        <w:t>去除特殊字符：清除文本中无意义的符号、</w:t>
      </w:r>
      <w:r>
        <w:rPr>
          <w:rFonts w:hint="eastAsia"/>
        </w:rPr>
        <w:t>HTML</w:t>
      </w:r>
      <w:r>
        <w:rPr>
          <w:rFonts w:hint="eastAsia"/>
        </w:rPr>
        <w:t>标签以及多余的空格和换行符。</w:t>
      </w:r>
    </w:p>
    <w:p w14:paraId="383E230C" w14:textId="77777777" w:rsidR="00F54B80" w:rsidRDefault="00000000">
      <w:pPr>
        <w:pStyle w:val="3"/>
        <w:spacing w:before="163"/>
        <w:rPr>
          <w:rFonts w:hint="eastAsia"/>
        </w:rPr>
      </w:pPr>
      <w:bookmarkStart w:id="60" w:name="_Toc226059682"/>
      <w:r>
        <w:rPr>
          <w:rFonts w:hint="eastAsia"/>
        </w:rPr>
        <w:t>中文分词与停用词处理</w:t>
      </w:r>
      <w:bookmarkEnd w:id="60"/>
    </w:p>
    <w:p w14:paraId="42D349A4" w14:textId="77777777" w:rsidR="00F54B80" w:rsidRDefault="00000000">
      <w:pPr>
        <w:pStyle w:val="altz"/>
        <w:ind w:firstLine="480"/>
      </w:pPr>
      <w:r>
        <w:rPr>
          <w:rFonts w:hint="eastAsia"/>
        </w:rPr>
        <w:t>由于中文文本词与词之间没有天然的分隔符，分词是文本处理的关键一步。本研究采用业界广泛使用的</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000000">
      <w:pPr>
        <w:pStyle w:val="3"/>
        <w:spacing w:before="163"/>
        <w:rPr>
          <w:rFonts w:hint="eastAsia"/>
        </w:rPr>
      </w:pPr>
      <w:bookmarkStart w:id="61" w:name="_Toc226059683"/>
      <w:r>
        <w:rPr>
          <w:rFonts w:hint="eastAsia"/>
        </w:rPr>
        <w:t>噪声、广告、灌水文本识别</w:t>
      </w:r>
      <w:bookmarkEnd w:id="61"/>
    </w:p>
    <w:p w14:paraId="189BD4E2" w14:textId="77777777" w:rsidR="00F54B80" w:rsidRDefault="00000000">
      <w:pPr>
        <w:pStyle w:val="altz"/>
        <w:ind w:firstLine="480"/>
      </w:pPr>
      <w:r>
        <w:rPr>
          <w:rFonts w:hint="eastAsia"/>
        </w:rPr>
        <w:t>社交媒体</w:t>
      </w:r>
      <w:proofErr w:type="gramStart"/>
      <w:r>
        <w:rPr>
          <w:rFonts w:hint="eastAsia"/>
        </w:rPr>
        <w:t>评论区</w:t>
      </w:r>
      <w:proofErr w:type="gramEnd"/>
      <w:r>
        <w:rPr>
          <w:rFonts w:hint="eastAsia"/>
        </w:rPr>
        <w:t>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链接、推广信息特征词（如“加</w:t>
      </w:r>
      <w:r>
        <w:rPr>
          <w:rFonts w:hint="eastAsia"/>
        </w:rPr>
        <w:t>V</w:t>
      </w:r>
      <w:r>
        <w:rPr>
          <w:rFonts w:hint="eastAsia"/>
        </w:rPr>
        <w:t>”、“私信”）的明显广告文本。随后，借助在参考论文中验证过有效性的大语言模型（</w:t>
      </w:r>
      <w:r>
        <w:rPr>
          <w:rFonts w:hint="eastAsia"/>
        </w:rPr>
        <w:t>LLM</w:t>
      </w:r>
      <w:r>
        <w:rPr>
          <w:rFonts w:hint="eastAsia"/>
        </w:rPr>
        <w:t>）辅助进行语义层面的无关内容识别与过滤，并辅以人工抽样验证，确保最终用于分析的文本语料库高度聚焦于生殖健康话题的讨论。</w:t>
      </w:r>
    </w:p>
    <w:p w14:paraId="7BFAB322" w14:textId="77777777" w:rsidR="00F54B80" w:rsidRDefault="00000000">
      <w:pPr>
        <w:pStyle w:val="2"/>
        <w:spacing w:before="163" w:after="163"/>
        <w:rPr>
          <w:rFonts w:hint="eastAsia"/>
        </w:rPr>
      </w:pPr>
      <w:bookmarkStart w:id="62" w:name="_Toc226059684"/>
      <w:r>
        <w:rPr>
          <w:rFonts w:hint="eastAsia"/>
        </w:rPr>
        <w:t>问题提取</w:t>
      </w:r>
      <w:bookmarkEnd w:id="62"/>
    </w:p>
    <w:p w14:paraId="17AAA62A" w14:textId="77777777" w:rsidR="00F54B80" w:rsidRDefault="00000000">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77777777" w:rsidR="00F54B80" w:rsidRDefault="00000000">
      <w:pPr>
        <w:pStyle w:val="altz"/>
        <w:ind w:firstLine="480"/>
      </w:pPr>
      <w:r>
        <w:t>经过</w:t>
      </w:r>
      <w:r>
        <w:rPr>
          <w:rFonts w:hint="eastAsia"/>
        </w:rPr>
        <w:t>依</w:t>
      </w:r>
      <w:r>
        <w:rPr>
          <w:rFonts w:hint="eastAsia"/>
        </w:rPr>
        <w:t>3.2.3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剔除了仅提及关键词但并未提出问题的评论（例如，</w:t>
      </w:r>
      <w:r>
        <w:rPr>
          <w:rFonts w:hint="eastAsia"/>
        </w:rPr>
        <w:t>“</w:t>
      </w:r>
      <w:r>
        <w:t>我上次也吃了紧急避孕药</w:t>
      </w:r>
      <w:r>
        <w:rPr>
          <w:rFonts w:hint="eastAsia"/>
        </w:rPr>
        <w:t>”）。</w:t>
      </w:r>
      <w:r>
        <w:t>最</w:t>
      </w:r>
      <w:r>
        <w:rPr>
          <w:rFonts w:hint="eastAsia"/>
        </w:rPr>
        <w:t>终</w:t>
      </w:r>
      <w:r>
        <w:t>，为了保证问题集的多样性并减少冗余，我们对高度相似或完全重复的提问进行了去重处理。</w:t>
      </w:r>
    </w:p>
    <w:p w14:paraId="7AB7CEDD" w14:textId="77777777" w:rsidR="00F54B80" w:rsidRDefault="00000000">
      <w:pPr>
        <w:pStyle w:val="altz"/>
        <w:ind w:firstLine="480"/>
      </w:pPr>
      <w:r>
        <w:t>经过上述系统的清流程，</w:t>
      </w:r>
      <w:r>
        <w:rPr>
          <w:rFonts w:hint="eastAsia"/>
        </w:rPr>
        <w:t>研究</w:t>
      </w:r>
      <w:r>
        <w:t>最终从数万条原始评论中筛选并保留了</w:t>
      </w:r>
      <w:r>
        <w:t xml:space="preserve"> 3700</w:t>
      </w:r>
      <w:r>
        <w:t>余条</w:t>
      </w:r>
      <w:r>
        <w:t xml:space="preserve"> </w:t>
      </w:r>
      <w:r>
        <w:t>具有明确提问意图和高度分析价值的有效用户问题。</w:t>
      </w:r>
    </w:p>
    <w:p w14:paraId="4845FDF8" w14:textId="77777777" w:rsidR="00F54B80" w:rsidRDefault="00000000">
      <w:pPr>
        <w:pStyle w:val="2"/>
        <w:spacing w:before="163" w:after="163"/>
        <w:rPr>
          <w:rFonts w:hint="eastAsia"/>
        </w:rPr>
      </w:pPr>
      <w:bookmarkStart w:id="63" w:name="_Toc226059685"/>
      <w:commentRangeStart w:id="64"/>
      <w:r>
        <w:rPr>
          <w:rFonts w:hint="eastAsia"/>
        </w:rPr>
        <w:t>本章小结</w:t>
      </w:r>
      <w:bookmarkEnd w:id="63"/>
    </w:p>
    <w:p w14:paraId="256E20B7" w14:textId="77777777" w:rsidR="00F54B80" w:rsidRDefault="00000000">
      <w:pPr>
        <w:pStyle w:val="altz"/>
        <w:ind w:firstLine="480"/>
      </w:pPr>
      <w:r>
        <w:rPr>
          <w:rFonts w:hint="eastAsia"/>
        </w:rPr>
        <w:t>本章的核心任务是完成研究的数据准备工作，即从真实、复杂的网络环境中，系统性地采集并构建一个能够反映青少年生殖健康真实需求的原始问题数据集。</w:t>
      </w:r>
    </w:p>
    <w:p w14:paraId="28FBD6FE" w14:textId="77777777" w:rsidR="00F54B80" w:rsidRDefault="00000000">
      <w:pPr>
        <w:pStyle w:val="altz"/>
        <w:ind w:firstLine="480"/>
        <w:sectPr w:rsidR="00F54B80">
          <w:headerReference w:type="default" r:id="rId29"/>
          <w:endnotePr>
            <w:numFmt w:val="decimal"/>
          </w:endnotePr>
          <w:pgSz w:w="11906" w:h="16838"/>
          <w:pgMar w:top="1701" w:right="1418" w:bottom="1701" w:left="1418" w:header="851" w:footer="850" w:gutter="0"/>
          <w:cols w:space="425"/>
          <w:docGrid w:type="linesAndChars" w:linePitch="326"/>
        </w:sectPr>
      </w:pPr>
      <w:r>
        <w:rPr>
          <w:rFonts w:hint="eastAsia"/>
        </w:rPr>
        <w:lastRenderedPageBreak/>
        <w:t>在本章中，首先阐述了选择</w:t>
      </w:r>
      <w:r>
        <w:rPr>
          <w:rFonts w:hint="eastAsia"/>
        </w:rPr>
        <w:t>Bilibili</w:t>
      </w:r>
      <w:r>
        <w:rPr>
          <w:rFonts w:hint="eastAsia"/>
        </w:rPr>
        <w:t>作为数据源的理由，并详细介绍了数据的采集范围与方法。设计并执行了一套从海量非结构化评论中挖掘有效问题的完整流程。该流程始于大规模的数据采集，继而通过自动化清洗以及关键词提取、严格的人工审核与去重，最终成功构建了一个包含</w:t>
      </w:r>
      <w:r>
        <w:rPr>
          <w:rFonts w:hint="eastAsia"/>
        </w:rPr>
        <w:t>3700</w:t>
      </w:r>
      <w:r>
        <w:rPr>
          <w:rFonts w:hint="eastAsia"/>
        </w:rPr>
        <w:t>余条高质量用户问题的结构化数据集。</w:t>
      </w:r>
      <w:commentRangeEnd w:id="64"/>
      <w:r>
        <w:commentReference w:id="64"/>
      </w:r>
    </w:p>
    <w:p w14:paraId="1861C94A" w14:textId="77777777" w:rsidR="00F54B80" w:rsidRDefault="00000000">
      <w:pPr>
        <w:pStyle w:val="1"/>
        <w:spacing w:before="326" w:after="326"/>
        <w:rPr>
          <w:rFonts w:hint="eastAsia"/>
        </w:rPr>
      </w:pPr>
      <w:bookmarkStart w:id="65" w:name="_Toc226059686"/>
      <w:r>
        <w:rPr>
          <w:rFonts w:hint="eastAsia"/>
        </w:rPr>
        <w:lastRenderedPageBreak/>
        <w:t>社交媒体青少年生殖健康评论的问题分类分析</w:t>
      </w:r>
      <w:bookmarkEnd w:id="65"/>
    </w:p>
    <w:p w14:paraId="208C2197" w14:textId="77777777" w:rsidR="00F54B80" w:rsidRDefault="00000000">
      <w:pPr>
        <w:pStyle w:val="altz"/>
        <w:ind w:firstLine="480"/>
      </w:pPr>
      <w:commentRangeStart w:id="66"/>
      <w:r>
        <w:rPr>
          <w:rFonts w:ascii="宋体" w:hAnsi="宋体" w:cs="宋体"/>
          <w:kern w:val="0"/>
          <w:szCs w:val="24"/>
        </w:rPr>
        <w:t>第三章中详细阐述</w:t>
      </w:r>
      <w:r>
        <w:t>了从</w:t>
      </w:r>
      <w:r>
        <w:t>Bilibili</w:t>
      </w:r>
      <w:r>
        <w:t>平台采集、清洗并预处理青少年生殖健康相关评论数据的完整流程。通过这一系列工作，获得了一个包含超过</w:t>
      </w:r>
      <w:r>
        <w:t>3700</w:t>
      </w:r>
      <w:r>
        <w:t>条高质量、具有明确提问意图的用户评论语料库。本章的核心任务，便是对这一宝贵的语料库进行系统性的深度挖掘与分析。</w:t>
      </w:r>
      <w:commentRangeEnd w:id="66"/>
      <w:r>
        <w:commentReference w:id="66"/>
      </w:r>
    </w:p>
    <w:p w14:paraId="6F08DFF3" w14:textId="77777777" w:rsidR="00F54B80" w:rsidRDefault="00000000">
      <w:pPr>
        <w:pStyle w:val="altz"/>
        <w:ind w:firstLine="480"/>
        <w:rPr>
          <w:rFonts w:ascii="宋体" w:hAnsi="宋体" w:cs="宋体" w:hint="eastAsia"/>
          <w:kern w:val="0"/>
          <w:szCs w:val="24"/>
        </w:rPr>
      </w:pPr>
      <w:r>
        <w:rPr>
          <w:rStyle w:val="altz0"/>
        </w:rPr>
        <w:t>本章将首先对</w:t>
      </w:r>
      <w:commentRangeStart w:id="67"/>
      <w:r>
        <w:rPr>
          <w:rStyle w:val="altz0"/>
        </w:rPr>
        <w:t>语料</w:t>
      </w:r>
      <w:commentRangeEnd w:id="67"/>
      <w:r>
        <w:commentReference w:id="67"/>
      </w:r>
      <w:r>
        <w:rPr>
          <w:rStyle w:val="altz0"/>
        </w:rPr>
        <w:t>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将深入到不同主题内部，通过定性分析，刻画各类问题下的具体特征与核心诉求。最后，本章将综合分析这些发现所揭示的青少年真实需求与潜在风险，并与现有研究进行比较，以凸显本研究的发现与价值。</w:t>
      </w:r>
    </w:p>
    <w:p w14:paraId="7A73DD97" w14:textId="77777777" w:rsidR="00F54B80" w:rsidRDefault="00000000">
      <w:pPr>
        <w:pStyle w:val="2"/>
        <w:spacing w:before="163" w:after="163"/>
        <w:rPr>
          <w:rFonts w:hint="eastAsia"/>
        </w:rPr>
      </w:pPr>
      <w:bookmarkStart w:id="68" w:name="_Toc226059687"/>
      <w:r>
        <w:rPr>
          <w:rFonts w:hint="eastAsia"/>
        </w:rPr>
        <w:t>语料总体特征分析</w:t>
      </w:r>
      <w:bookmarkEnd w:id="68"/>
    </w:p>
    <w:p w14:paraId="0C4F6379" w14:textId="77777777" w:rsidR="00F54B80" w:rsidRDefault="00000000">
      <w:pPr>
        <w:pStyle w:val="altz"/>
        <w:ind w:firstLine="480"/>
      </w:pPr>
      <w:r>
        <w:rPr>
          <w:rFonts w:hint="eastAsia"/>
        </w:rPr>
        <w:t>本研究用于分析的语料库，源自</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月间发布的、与生殖健康主题相关的热门视频下方的用户评论。经过问题识别与筛选，最终构成了包含</w:t>
      </w:r>
      <w:r>
        <w:rPr>
          <w:rFonts w:hint="eastAsia"/>
        </w:rPr>
        <w:t>3780</w:t>
      </w:r>
      <w:r>
        <w:rPr>
          <w:rFonts w:hint="eastAsia"/>
        </w:rPr>
        <w:t>条有效评论的核心数据集。通过对这些语料的初步审阅，研究发现其呈现出多个显著特征。</w:t>
      </w:r>
    </w:p>
    <w:p w14:paraId="2A580726" w14:textId="77777777" w:rsidR="00F54B80" w:rsidRDefault="00000000">
      <w:pPr>
        <w:pStyle w:val="altz"/>
        <w:ind w:firstLine="480"/>
      </w:pPr>
      <w:r>
        <w:rPr>
          <w:rFonts w:hint="eastAsia"/>
        </w:rPr>
        <w:t>首要的特点是高度的口语化与场景化。用户的提问语言风格随意、自然，大量使用网络流行语、</w:t>
      </w:r>
      <w:proofErr w:type="gramStart"/>
      <w:r>
        <w:rPr>
          <w:rFonts w:hint="eastAsia"/>
        </w:rPr>
        <w:t>谐音梗和表情</w:t>
      </w:r>
      <w:proofErr w:type="gramEnd"/>
      <w:r>
        <w:rPr>
          <w:rFonts w:hint="eastAsia"/>
        </w:rPr>
        <w:t>符号，与正式书面语差异巨大。问题往往与具体的个人情境紧密相连，如“我女票说……正常吗？”“昨天刚……今天就……怎么办？”。</w:t>
      </w:r>
    </w:p>
    <w:p w14:paraId="224BDD7A" w14:textId="77777777" w:rsidR="00F54B80" w:rsidRDefault="00000000">
      <w:pPr>
        <w:pStyle w:val="altz"/>
        <w:ind w:firstLine="480"/>
      </w:pPr>
      <w:r>
        <w:rPr>
          <w:rFonts w:hint="eastAsia"/>
        </w:rPr>
        <w:t>用户的提问普遍意图直接且迫切。大部分评论都指向一个非常具体、亟待解决的困惑，无论是对知识的渴求、对身体变化的焦虑，还是对</w:t>
      </w:r>
      <w:proofErr w:type="gramStart"/>
      <w:r>
        <w:rPr>
          <w:rFonts w:hint="eastAsia"/>
        </w:rPr>
        <w:t>某个行为</w:t>
      </w:r>
      <w:proofErr w:type="gramEnd"/>
      <w:r>
        <w:rPr>
          <w:rFonts w:hint="eastAsia"/>
        </w:rPr>
        <w:t>风险的判断。评论中频繁出现的“求问”、“怎么办”、“急，在线等”等表述，反映了用户强烈的即时信息需求。</w:t>
      </w:r>
    </w:p>
    <w:p w14:paraId="61C6F383" w14:textId="77777777" w:rsidR="00F54B80" w:rsidRDefault="00000000">
      <w:pPr>
        <w:pStyle w:val="altz"/>
        <w:ind w:firstLine="480"/>
      </w:pPr>
      <w:r>
        <w:rPr>
          <w:rFonts w:hint="eastAsia"/>
        </w:rPr>
        <w:t>同时，用户的提问往往不是纯粹的客观咨询，而是将事实性问题与强烈的情感（如焦虑、恐惧、羞耻、好奇）交织在一起。例如，“月经推迟十天了，好慌，不会是中招了吧？”这类评论，既包含了“月经推迟与怀孕关系”的知识询问，也表达了强烈的焦虑情绪。</w:t>
      </w:r>
    </w:p>
    <w:p w14:paraId="3E544A47" w14:textId="77777777" w:rsidR="00F54B80" w:rsidRDefault="00000000">
      <w:pPr>
        <w:pStyle w:val="altz"/>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241ABEB1" w14:textId="77777777" w:rsidR="00F54B80" w:rsidRDefault="00000000">
      <w:pPr>
        <w:pStyle w:val="altz"/>
        <w:ind w:firstLine="480"/>
      </w:pPr>
      <w:r>
        <w:rPr>
          <w:rFonts w:hint="eastAsia"/>
        </w:rPr>
        <w:t>这些特征共同彰显了本语料库的独特价值在于，它是一个源于真实世界、未经引导、大规模反映中国青少年生殖健康真实需求的“活”数据源。</w:t>
      </w:r>
    </w:p>
    <w:p w14:paraId="54BFDF55" w14:textId="77777777" w:rsidR="00F54B80" w:rsidRDefault="00000000">
      <w:pPr>
        <w:pStyle w:val="2"/>
        <w:spacing w:before="163" w:after="163"/>
        <w:rPr>
          <w:rFonts w:hint="eastAsia"/>
        </w:rPr>
      </w:pPr>
      <w:bookmarkStart w:id="69" w:name="_Toc226059688"/>
      <w:r>
        <w:rPr>
          <w:rFonts w:hint="eastAsia"/>
        </w:rPr>
        <w:lastRenderedPageBreak/>
        <w:t>问题分类结果</w:t>
      </w:r>
      <w:bookmarkEnd w:id="69"/>
    </w:p>
    <w:p w14:paraId="5CDDD03F" w14:textId="77777777" w:rsidR="00F54B80" w:rsidRDefault="00000000">
      <w:pPr>
        <w:pStyle w:val="altz"/>
        <w:ind w:firstLine="480"/>
      </w:pPr>
      <w:r>
        <w:t>为了系统性地理解这</w:t>
      </w:r>
      <w:r>
        <w:t>3780</w:t>
      </w:r>
      <w:r>
        <w:t>条问题的关注点分布，本研究基于生殖健康的核心议题，并结合数据驱动的初步聚类结果</w:t>
      </w:r>
      <w:r>
        <w:rPr>
          <w:rFonts w:hint="eastAsia"/>
        </w:rPr>
        <w:t>和领域专家建议</w:t>
      </w:r>
      <w:r>
        <w:t>，构建了一个包含</w:t>
      </w:r>
      <w:r>
        <w:t>13</w:t>
      </w:r>
      <w:r>
        <w:t>个主要类别（</w:t>
      </w:r>
      <w:r>
        <w:t>Tag</w:t>
      </w:r>
      <w:r>
        <w:t>）的分类体系。研究人员对所有问题进行了人工标注归类，其分布情况如下表及图所示。</w:t>
      </w:r>
    </w:p>
    <w:p w14:paraId="16BA2733" w14:textId="77777777" w:rsidR="00F54B80" w:rsidRDefault="00000000">
      <w:pPr>
        <w:pStyle w:val="altz"/>
        <w:spacing w:beforeLines="50" w:before="163"/>
        <w:ind w:firstLineChars="0" w:firstLine="0"/>
        <w:jc w:val="center"/>
        <w:rPr>
          <w:sz w:val="21"/>
          <w:szCs w:val="20"/>
        </w:rPr>
      </w:pPr>
      <w:r>
        <w:rPr>
          <w:rFonts w:hint="eastAsia"/>
          <w:sz w:val="21"/>
          <w:szCs w:val="20"/>
        </w:rPr>
        <w:t>表</w:t>
      </w:r>
      <w:r>
        <w:rPr>
          <w:rFonts w:hint="eastAsia"/>
          <w:sz w:val="21"/>
          <w:szCs w:val="20"/>
        </w:rPr>
        <w:t xml:space="preserve"> </w:t>
      </w:r>
      <w:r>
        <w:rPr>
          <w:sz w:val="21"/>
          <w:szCs w:val="20"/>
        </w:rPr>
        <w:fldChar w:fldCharType="begin"/>
      </w:r>
      <w:r>
        <w:rPr>
          <w:sz w:val="21"/>
          <w:szCs w:val="20"/>
        </w:rPr>
        <w:instrText xml:space="preserve"> </w:instrText>
      </w:r>
      <w:r>
        <w:rPr>
          <w:rFonts w:hint="eastAsia"/>
          <w:sz w:val="21"/>
          <w:szCs w:val="20"/>
        </w:rPr>
        <w:instrText>STYLEREF 1 \s</w:instrText>
      </w:r>
      <w:r>
        <w:rPr>
          <w:sz w:val="21"/>
          <w:szCs w:val="20"/>
        </w:rPr>
        <w:instrText xml:space="preserve"> </w:instrText>
      </w:r>
      <w:r>
        <w:rPr>
          <w:sz w:val="21"/>
          <w:szCs w:val="20"/>
        </w:rPr>
        <w:fldChar w:fldCharType="separate"/>
      </w:r>
      <w:r>
        <w:rPr>
          <w:sz w:val="21"/>
          <w:szCs w:val="20"/>
        </w:rPr>
        <w:t>4</w:t>
      </w:r>
      <w:r>
        <w:rPr>
          <w:sz w:val="21"/>
          <w:szCs w:val="20"/>
        </w:rPr>
        <w:fldChar w:fldCharType="end"/>
      </w:r>
      <w:r>
        <w:rPr>
          <w:sz w:val="21"/>
          <w:szCs w:val="20"/>
        </w:rPr>
        <w:noBreakHyphen/>
      </w:r>
      <w:r>
        <w:rPr>
          <w:sz w:val="21"/>
          <w:szCs w:val="20"/>
        </w:rPr>
        <w:fldChar w:fldCharType="begin"/>
      </w:r>
      <w:r>
        <w:rPr>
          <w:sz w:val="21"/>
          <w:szCs w:val="20"/>
        </w:rPr>
        <w:instrText xml:space="preserve"> </w:instrText>
      </w:r>
      <w:r>
        <w:rPr>
          <w:rFonts w:hint="eastAsia"/>
          <w:sz w:val="21"/>
          <w:szCs w:val="20"/>
        </w:rPr>
        <w:instrText xml:space="preserve">SEQ </w:instrText>
      </w:r>
      <w:r>
        <w:rPr>
          <w:rFonts w:hint="eastAsia"/>
          <w:sz w:val="21"/>
          <w:szCs w:val="20"/>
        </w:rPr>
        <w:instrText>表</w:instrText>
      </w:r>
      <w:r>
        <w:rPr>
          <w:rFonts w:hint="eastAsia"/>
          <w:sz w:val="21"/>
          <w:szCs w:val="20"/>
        </w:rPr>
        <w:instrText xml:space="preserve"> \* ARABIC \s 1</w:instrText>
      </w:r>
      <w:r>
        <w:rPr>
          <w:sz w:val="21"/>
          <w:szCs w:val="20"/>
        </w:rPr>
        <w:instrText xml:space="preserve"> </w:instrText>
      </w:r>
      <w:r>
        <w:rPr>
          <w:sz w:val="21"/>
          <w:szCs w:val="20"/>
        </w:rPr>
        <w:fldChar w:fldCharType="separate"/>
      </w:r>
      <w:r>
        <w:rPr>
          <w:sz w:val="21"/>
          <w:szCs w:val="20"/>
        </w:rPr>
        <w:t>1</w:t>
      </w:r>
      <w:r>
        <w:rPr>
          <w:sz w:val="21"/>
          <w:szCs w:val="20"/>
        </w:rPr>
        <w:fldChar w:fldCharType="end"/>
      </w:r>
      <w:r>
        <w:rPr>
          <w:rFonts w:hint="eastAsia"/>
          <w:sz w:val="21"/>
          <w:szCs w:val="20"/>
        </w:rPr>
        <w:t xml:space="preserve"> </w:t>
      </w:r>
      <w:r>
        <w:rPr>
          <w:rFonts w:hint="eastAsia"/>
          <w:sz w:val="21"/>
          <w:szCs w:val="20"/>
        </w:rPr>
        <w:t>用户评论问题主题分类统计</w:t>
      </w:r>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F54B80" w14:paraId="727B1A94" w14:textId="77777777">
        <w:trPr>
          <w:trHeight w:hRule="exact" w:val="454"/>
          <w:tblCellSpacing w:w="15" w:type="dxa"/>
        </w:trPr>
        <w:tc>
          <w:tcPr>
            <w:tcW w:w="1084" w:type="dxa"/>
            <w:tcBorders>
              <w:top w:val="single" w:sz="6" w:space="0" w:color="auto"/>
              <w:bottom w:val="single" w:sz="6" w:space="0" w:color="auto"/>
            </w:tcBorders>
            <w:vAlign w:val="center"/>
          </w:tcPr>
          <w:p w14:paraId="78187E4C" w14:textId="77777777" w:rsidR="00F54B80" w:rsidRDefault="00000000">
            <w:pPr>
              <w:pStyle w:val="altz"/>
              <w:ind w:firstLineChars="0" w:firstLine="0"/>
              <w:jc w:val="center"/>
              <w:rPr>
                <w:b/>
                <w:bCs/>
              </w:rPr>
            </w:pPr>
            <w:r>
              <w:rPr>
                <w:b/>
                <w:bCs/>
              </w:rPr>
              <w:t>排名</w:t>
            </w:r>
          </w:p>
        </w:tc>
        <w:tc>
          <w:tcPr>
            <w:tcW w:w="4364" w:type="dxa"/>
            <w:tcBorders>
              <w:top w:val="single" w:sz="6" w:space="0" w:color="auto"/>
              <w:bottom w:val="single" w:sz="6" w:space="0" w:color="auto"/>
            </w:tcBorders>
            <w:vAlign w:val="center"/>
          </w:tcPr>
          <w:p w14:paraId="5EB228FC" w14:textId="77777777" w:rsidR="00F54B80" w:rsidRDefault="00000000">
            <w:pPr>
              <w:pStyle w:val="altz"/>
              <w:ind w:firstLineChars="0" w:firstLine="0"/>
              <w:rPr>
                <w:b/>
                <w:bCs/>
              </w:rPr>
            </w:pPr>
            <w:r>
              <w:rPr>
                <w:b/>
                <w:bCs/>
              </w:rPr>
              <w:t>类别</w:t>
            </w:r>
            <w:r>
              <w:rPr>
                <w:b/>
                <w:bCs/>
              </w:rPr>
              <w:t xml:space="preserve"> (Tag)</w:t>
            </w:r>
          </w:p>
        </w:tc>
        <w:tc>
          <w:tcPr>
            <w:tcW w:w="1813" w:type="dxa"/>
            <w:tcBorders>
              <w:top w:val="single" w:sz="6" w:space="0" w:color="auto"/>
              <w:bottom w:val="single" w:sz="6" w:space="0" w:color="auto"/>
            </w:tcBorders>
            <w:vAlign w:val="center"/>
          </w:tcPr>
          <w:p w14:paraId="73DB43A7" w14:textId="77777777" w:rsidR="00F54B80" w:rsidRDefault="00000000">
            <w:pPr>
              <w:pStyle w:val="altz"/>
              <w:ind w:firstLineChars="0" w:firstLine="0"/>
              <w:rPr>
                <w:b/>
                <w:bCs/>
              </w:rPr>
            </w:pPr>
            <w:r>
              <w:rPr>
                <w:b/>
                <w:bCs/>
              </w:rPr>
              <w:t>评论数</w:t>
            </w:r>
          </w:p>
        </w:tc>
        <w:tc>
          <w:tcPr>
            <w:tcW w:w="1656" w:type="dxa"/>
            <w:tcBorders>
              <w:top w:val="single" w:sz="6" w:space="0" w:color="auto"/>
              <w:bottom w:val="single" w:sz="6" w:space="0" w:color="auto"/>
            </w:tcBorders>
            <w:vAlign w:val="center"/>
          </w:tcPr>
          <w:p w14:paraId="3DBF6464" w14:textId="77777777" w:rsidR="00F54B80" w:rsidRDefault="00000000">
            <w:pPr>
              <w:pStyle w:val="altz"/>
              <w:ind w:firstLineChars="0" w:firstLine="0"/>
              <w:rPr>
                <w:b/>
                <w:bCs/>
              </w:rPr>
            </w:pPr>
            <w:r>
              <w:rPr>
                <w:b/>
                <w:bCs/>
              </w:rPr>
              <w:t>占比</w:t>
            </w:r>
            <w:r>
              <w:rPr>
                <w:b/>
                <w:bCs/>
              </w:rPr>
              <w:t xml:space="preserve"> (%)</w:t>
            </w:r>
          </w:p>
        </w:tc>
      </w:tr>
      <w:tr w:rsidR="00F54B80" w14:paraId="025C4093" w14:textId="77777777">
        <w:trPr>
          <w:trHeight w:hRule="exact" w:val="397"/>
          <w:tblCellSpacing w:w="15" w:type="dxa"/>
        </w:trPr>
        <w:tc>
          <w:tcPr>
            <w:tcW w:w="1084" w:type="dxa"/>
            <w:vAlign w:val="center"/>
          </w:tcPr>
          <w:p w14:paraId="77B7A031" w14:textId="77777777" w:rsidR="00F54B80" w:rsidRDefault="00000000">
            <w:pPr>
              <w:pStyle w:val="altz"/>
              <w:wordWrap/>
              <w:adjustRightInd w:val="0"/>
              <w:ind w:firstLineChars="0" w:firstLine="0"/>
              <w:jc w:val="center"/>
              <w:rPr>
                <w:sz w:val="21"/>
                <w:szCs w:val="21"/>
              </w:rPr>
            </w:pPr>
            <w:r>
              <w:rPr>
                <w:sz w:val="21"/>
                <w:szCs w:val="21"/>
              </w:rPr>
              <w:t>1</w:t>
            </w:r>
          </w:p>
        </w:tc>
        <w:tc>
          <w:tcPr>
            <w:tcW w:w="4364" w:type="dxa"/>
            <w:vAlign w:val="center"/>
          </w:tcPr>
          <w:p w14:paraId="5A895E87" w14:textId="77777777" w:rsidR="00F54B80" w:rsidRDefault="00000000">
            <w:pPr>
              <w:pStyle w:val="altz"/>
              <w:wordWrap/>
              <w:adjustRightInd w:val="0"/>
              <w:ind w:firstLineChars="0" w:firstLine="0"/>
              <w:rPr>
                <w:sz w:val="21"/>
                <w:szCs w:val="21"/>
              </w:rPr>
            </w:pPr>
            <w:r>
              <w:rPr>
                <w:sz w:val="21"/>
                <w:szCs w:val="21"/>
              </w:rPr>
              <w:t>生殖健康科普</w:t>
            </w:r>
            <w:r>
              <w:rPr>
                <w:sz w:val="21"/>
                <w:szCs w:val="21"/>
              </w:rPr>
              <w:t xml:space="preserve"> (Reproductive Health Education)</w:t>
            </w:r>
          </w:p>
        </w:tc>
        <w:tc>
          <w:tcPr>
            <w:tcW w:w="1813" w:type="dxa"/>
            <w:vAlign w:val="center"/>
          </w:tcPr>
          <w:p w14:paraId="62FC3C14" w14:textId="77777777" w:rsidR="00F54B80" w:rsidRDefault="00000000">
            <w:pPr>
              <w:pStyle w:val="altz"/>
              <w:wordWrap/>
              <w:adjustRightInd w:val="0"/>
              <w:ind w:firstLineChars="0" w:firstLine="0"/>
              <w:rPr>
                <w:sz w:val="21"/>
                <w:szCs w:val="21"/>
              </w:rPr>
            </w:pPr>
            <w:r>
              <w:rPr>
                <w:sz w:val="21"/>
                <w:szCs w:val="21"/>
              </w:rPr>
              <w:t>1204</w:t>
            </w:r>
          </w:p>
        </w:tc>
        <w:tc>
          <w:tcPr>
            <w:tcW w:w="1656" w:type="dxa"/>
            <w:vAlign w:val="center"/>
          </w:tcPr>
          <w:p w14:paraId="0199BFB5" w14:textId="77777777" w:rsidR="00F54B80" w:rsidRDefault="00000000">
            <w:pPr>
              <w:pStyle w:val="altz"/>
              <w:wordWrap/>
              <w:adjustRightInd w:val="0"/>
              <w:ind w:firstLineChars="0" w:firstLine="0"/>
              <w:rPr>
                <w:sz w:val="21"/>
                <w:szCs w:val="21"/>
              </w:rPr>
            </w:pPr>
            <w:r>
              <w:rPr>
                <w:sz w:val="21"/>
                <w:szCs w:val="21"/>
              </w:rPr>
              <w:t>31.85%</w:t>
            </w:r>
          </w:p>
        </w:tc>
      </w:tr>
      <w:tr w:rsidR="00F54B80" w14:paraId="1E9A1958" w14:textId="77777777">
        <w:trPr>
          <w:trHeight w:hRule="exact" w:val="397"/>
          <w:tblCellSpacing w:w="15" w:type="dxa"/>
        </w:trPr>
        <w:tc>
          <w:tcPr>
            <w:tcW w:w="1084" w:type="dxa"/>
            <w:vAlign w:val="center"/>
          </w:tcPr>
          <w:p w14:paraId="2825F543" w14:textId="77777777" w:rsidR="00F54B80" w:rsidRDefault="00000000">
            <w:pPr>
              <w:pStyle w:val="altz"/>
              <w:wordWrap/>
              <w:adjustRightInd w:val="0"/>
              <w:ind w:firstLineChars="0" w:firstLine="0"/>
              <w:jc w:val="center"/>
              <w:rPr>
                <w:sz w:val="21"/>
                <w:szCs w:val="21"/>
              </w:rPr>
            </w:pPr>
            <w:r>
              <w:rPr>
                <w:sz w:val="21"/>
                <w:szCs w:val="21"/>
              </w:rPr>
              <w:t>2</w:t>
            </w:r>
          </w:p>
        </w:tc>
        <w:tc>
          <w:tcPr>
            <w:tcW w:w="4364" w:type="dxa"/>
            <w:vAlign w:val="center"/>
          </w:tcPr>
          <w:p w14:paraId="533ED09C" w14:textId="77777777" w:rsidR="00F54B80" w:rsidRDefault="00000000">
            <w:pPr>
              <w:pStyle w:val="altz"/>
              <w:wordWrap/>
              <w:adjustRightInd w:val="0"/>
              <w:ind w:firstLineChars="0" w:firstLine="0"/>
              <w:rPr>
                <w:sz w:val="21"/>
                <w:szCs w:val="21"/>
              </w:rPr>
            </w:pPr>
            <w:r>
              <w:rPr>
                <w:sz w:val="21"/>
                <w:szCs w:val="21"/>
              </w:rPr>
              <w:t>安全套</w:t>
            </w:r>
            <w:r>
              <w:rPr>
                <w:sz w:val="21"/>
                <w:szCs w:val="21"/>
              </w:rPr>
              <w:t xml:space="preserve"> (Condom)</w:t>
            </w:r>
          </w:p>
        </w:tc>
        <w:tc>
          <w:tcPr>
            <w:tcW w:w="1813" w:type="dxa"/>
            <w:vAlign w:val="center"/>
          </w:tcPr>
          <w:p w14:paraId="2BD5C3E2" w14:textId="77777777" w:rsidR="00F54B80" w:rsidRDefault="00000000">
            <w:pPr>
              <w:pStyle w:val="altz"/>
              <w:wordWrap/>
              <w:adjustRightInd w:val="0"/>
              <w:ind w:firstLineChars="0" w:firstLine="0"/>
              <w:rPr>
                <w:sz w:val="21"/>
                <w:szCs w:val="21"/>
              </w:rPr>
            </w:pPr>
            <w:r>
              <w:rPr>
                <w:sz w:val="21"/>
                <w:szCs w:val="21"/>
              </w:rPr>
              <w:t>855</w:t>
            </w:r>
          </w:p>
        </w:tc>
        <w:tc>
          <w:tcPr>
            <w:tcW w:w="1656" w:type="dxa"/>
            <w:vAlign w:val="center"/>
          </w:tcPr>
          <w:p w14:paraId="42C870BF" w14:textId="77777777" w:rsidR="00F54B80" w:rsidRDefault="00000000">
            <w:pPr>
              <w:pStyle w:val="altz"/>
              <w:wordWrap/>
              <w:adjustRightInd w:val="0"/>
              <w:ind w:firstLineChars="0" w:firstLine="0"/>
              <w:rPr>
                <w:sz w:val="21"/>
                <w:szCs w:val="21"/>
              </w:rPr>
            </w:pPr>
            <w:r>
              <w:rPr>
                <w:sz w:val="21"/>
                <w:szCs w:val="21"/>
              </w:rPr>
              <w:t>22.62%</w:t>
            </w:r>
          </w:p>
        </w:tc>
      </w:tr>
      <w:tr w:rsidR="00F54B80" w14:paraId="33174F89" w14:textId="77777777">
        <w:trPr>
          <w:trHeight w:hRule="exact" w:val="397"/>
          <w:tblCellSpacing w:w="15" w:type="dxa"/>
        </w:trPr>
        <w:tc>
          <w:tcPr>
            <w:tcW w:w="1084" w:type="dxa"/>
            <w:vAlign w:val="center"/>
          </w:tcPr>
          <w:p w14:paraId="18CB0329" w14:textId="77777777" w:rsidR="00F54B80" w:rsidRDefault="00000000">
            <w:pPr>
              <w:pStyle w:val="altz"/>
              <w:wordWrap/>
              <w:adjustRightInd w:val="0"/>
              <w:ind w:firstLineChars="0" w:firstLine="0"/>
              <w:jc w:val="center"/>
              <w:rPr>
                <w:sz w:val="21"/>
                <w:szCs w:val="21"/>
              </w:rPr>
            </w:pPr>
            <w:r>
              <w:rPr>
                <w:sz w:val="21"/>
                <w:szCs w:val="21"/>
              </w:rPr>
              <w:t>3</w:t>
            </w:r>
          </w:p>
        </w:tc>
        <w:tc>
          <w:tcPr>
            <w:tcW w:w="4364" w:type="dxa"/>
            <w:vAlign w:val="center"/>
          </w:tcPr>
          <w:p w14:paraId="3F450C98" w14:textId="77777777" w:rsidR="00F54B80" w:rsidRDefault="00000000">
            <w:pPr>
              <w:pStyle w:val="altz"/>
              <w:wordWrap/>
              <w:adjustRightInd w:val="0"/>
              <w:ind w:firstLineChars="0" w:firstLine="0"/>
              <w:rPr>
                <w:sz w:val="21"/>
                <w:szCs w:val="21"/>
              </w:rPr>
            </w:pPr>
            <w:r>
              <w:rPr>
                <w:sz w:val="21"/>
                <w:szCs w:val="21"/>
              </w:rPr>
              <w:t>避孕药</w:t>
            </w:r>
            <w:r>
              <w:rPr>
                <w:sz w:val="21"/>
                <w:szCs w:val="21"/>
              </w:rPr>
              <w:t xml:space="preserve"> (Contraceptive Pill)</w:t>
            </w:r>
          </w:p>
        </w:tc>
        <w:tc>
          <w:tcPr>
            <w:tcW w:w="1813" w:type="dxa"/>
            <w:vAlign w:val="center"/>
          </w:tcPr>
          <w:p w14:paraId="5700EEBF" w14:textId="77777777" w:rsidR="00F54B80" w:rsidRDefault="00000000">
            <w:pPr>
              <w:pStyle w:val="altz"/>
              <w:wordWrap/>
              <w:adjustRightInd w:val="0"/>
              <w:ind w:firstLineChars="0" w:firstLine="0"/>
              <w:rPr>
                <w:sz w:val="21"/>
                <w:szCs w:val="21"/>
              </w:rPr>
            </w:pPr>
            <w:r>
              <w:rPr>
                <w:sz w:val="21"/>
                <w:szCs w:val="21"/>
              </w:rPr>
              <w:t>381</w:t>
            </w:r>
          </w:p>
        </w:tc>
        <w:tc>
          <w:tcPr>
            <w:tcW w:w="1656" w:type="dxa"/>
            <w:vAlign w:val="center"/>
          </w:tcPr>
          <w:p w14:paraId="59D3F2D2" w14:textId="77777777" w:rsidR="00F54B80" w:rsidRDefault="00000000">
            <w:pPr>
              <w:pStyle w:val="altz"/>
              <w:wordWrap/>
              <w:adjustRightInd w:val="0"/>
              <w:ind w:firstLineChars="0" w:firstLine="0"/>
              <w:rPr>
                <w:sz w:val="21"/>
                <w:szCs w:val="21"/>
              </w:rPr>
            </w:pPr>
            <w:r>
              <w:rPr>
                <w:sz w:val="21"/>
                <w:szCs w:val="21"/>
              </w:rPr>
              <w:t>10.08%</w:t>
            </w:r>
          </w:p>
        </w:tc>
      </w:tr>
      <w:tr w:rsidR="00F54B80" w14:paraId="38EA8C79" w14:textId="77777777">
        <w:trPr>
          <w:trHeight w:hRule="exact" w:val="397"/>
          <w:tblCellSpacing w:w="15" w:type="dxa"/>
        </w:trPr>
        <w:tc>
          <w:tcPr>
            <w:tcW w:w="1084" w:type="dxa"/>
            <w:vAlign w:val="center"/>
          </w:tcPr>
          <w:p w14:paraId="20530E2B" w14:textId="77777777" w:rsidR="00F54B80" w:rsidRDefault="00000000">
            <w:pPr>
              <w:pStyle w:val="altz"/>
              <w:wordWrap/>
              <w:adjustRightInd w:val="0"/>
              <w:ind w:firstLineChars="0" w:firstLine="0"/>
              <w:jc w:val="center"/>
              <w:rPr>
                <w:sz w:val="21"/>
                <w:szCs w:val="21"/>
              </w:rPr>
            </w:pPr>
            <w:r>
              <w:rPr>
                <w:sz w:val="21"/>
                <w:szCs w:val="21"/>
              </w:rPr>
              <w:t>4</w:t>
            </w:r>
          </w:p>
        </w:tc>
        <w:tc>
          <w:tcPr>
            <w:tcW w:w="4364" w:type="dxa"/>
            <w:vAlign w:val="center"/>
          </w:tcPr>
          <w:p w14:paraId="2D534178" w14:textId="77777777" w:rsidR="00F54B80" w:rsidRDefault="00000000">
            <w:pPr>
              <w:pStyle w:val="altz"/>
              <w:wordWrap/>
              <w:adjustRightInd w:val="0"/>
              <w:ind w:firstLineChars="0" w:firstLine="0"/>
              <w:rPr>
                <w:sz w:val="21"/>
                <w:szCs w:val="21"/>
              </w:rPr>
            </w:pPr>
            <w:r>
              <w:rPr>
                <w:sz w:val="21"/>
                <w:szCs w:val="21"/>
              </w:rPr>
              <w:t>体外排精</w:t>
            </w:r>
            <w:r>
              <w:rPr>
                <w:sz w:val="21"/>
                <w:szCs w:val="21"/>
              </w:rPr>
              <w:t xml:space="preserve"> (Coitus Interruptus)</w:t>
            </w:r>
          </w:p>
        </w:tc>
        <w:tc>
          <w:tcPr>
            <w:tcW w:w="1813" w:type="dxa"/>
            <w:vAlign w:val="center"/>
          </w:tcPr>
          <w:p w14:paraId="6E0354C2" w14:textId="77777777" w:rsidR="00F54B80" w:rsidRDefault="00000000">
            <w:pPr>
              <w:pStyle w:val="altz"/>
              <w:wordWrap/>
              <w:adjustRightInd w:val="0"/>
              <w:ind w:firstLineChars="0" w:firstLine="0"/>
              <w:rPr>
                <w:sz w:val="21"/>
                <w:szCs w:val="21"/>
              </w:rPr>
            </w:pPr>
            <w:r>
              <w:rPr>
                <w:sz w:val="21"/>
                <w:szCs w:val="21"/>
              </w:rPr>
              <w:t>211</w:t>
            </w:r>
          </w:p>
        </w:tc>
        <w:tc>
          <w:tcPr>
            <w:tcW w:w="1656" w:type="dxa"/>
            <w:vAlign w:val="center"/>
          </w:tcPr>
          <w:p w14:paraId="10D79136" w14:textId="77777777" w:rsidR="00F54B80" w:rsidRDefault="00000000">
            <w:pPr>
              <w:pStyle w:val="altz"/>
              <w:wordWrap/>
              <w:adjustRightInd w:val="0"/>
              <w:ind w:firstLineChars="0" w:firstLine="0"/>
              <w:rPr>
                <w:sz w:val="21"/>
                <w:szCs w:val="21"/>
              </w:rPr>
            </w:pPr>
            <w:r>
              <w:rPr>
                <w:sz w:val="21"/>
                <w:szCs w:val="21"/>
              </w:rPr>
              <w:t>5.58%</w:t>
            </w:r>
          </w:p>
        </w:tc>
      </w:tr>
      <w:tr w:rsidR="00F54B80" w14:paraId="6395D9C6" w14:textId="77777777">
        <w:trPr>
          <w:trHeight w:hRule="exact" w:val="397"/>
          <w:tblCellSpacing w:w="15" w:type="dxa"/>
        </w:trPr>
        <w:tc>
          <w:tcPr>
            <w:tcW w:w="1084" w:type="dxa"/>
            <w:vAlign w:val="center"/>
          </w:tcPr>
          <w:p w14:paraId="191BDF37" w14:textId="77777777" w:rsidR="00F54B80" w:rsidRDefault="00000000">
            <w:pPr>
              <w:pStyle w:val="altz"/>
              <w:wordWrap/>
              <w:adjustRightInd w:val="0"/>
              <w:ind w:firstLineChars="0" w:firstLine="0"/>
              <w:jc w:val="center"/>
              <w:rPr>
                <w:sz w:val="21"/>
                <w:szCs w:val="21"/>
              </w:rPr>
            </w:pPr>
            <w:r>
              <w:rPr>
                <w:sz w:val="21"/>
                <w:szCs w:val="21"/>
              </w:rPr>
              <w:t>5</w:t>
            </w:r>
          </w:p>
        </w:tc>
        <w:tc>
          <w:tcPr>
            <w:tcW w:w="4364" w:type="dxa"/>
            <w:vAlign w:val="center"/>
          </w:tcPr>
          <w:p w14:paraId="5D4F11FA" w14:textId="77777777" w:rsidR="00F54B80" w:rsidRDefault="00000000">
            <w:pPr>
              <w:pStyle w:val="altz"/>
              <w:wordWrap/>
              <w:adjustRightInd w:val="0"/>
              <w:ind w:firstLineChars="0" w:firstLine="0"/>
              <w:rPr>
                <w:sz w:val="21"/>
                <w:szCs w:val="21"/>
              </w:rPr>
            </w:pPr>
            <w:r>
              <w:rPr>
                <w:sz w:val="21"/>
                <w:szCs w:val="21"/>
              </w:rPr>
              <w:t>安全期避孕</w:t>
            </w:r>
            <w:r>
              <w:rPr>
                <w:sz w:val="21"/>
                <w:szCs w:val="21"/>
              </w:rPr>
              <w:t xml:space="preserve"> (Safe Period Contraception)</w:t>
            </w:r>
          </w:p>
        </w:tc>
        <w:tc>
          <w:tcPr>
            <w:tcW w:w="1813" w:type="dxa"/>
            <w:vAlign w:val="center"/>
          </w:tcPr>
          <w:p w14:paraId="3D718B39" w14:textId="77777777" w:rsidR="00F54B80" w:rsidRDefault="00000000">
            <w:pPr>
              <w:pStyle w:val="altz"/>
              <w:wordWrap/>
              <w:adjustRightInd w:val="0"/>
              <w:ind w:firstLineChars="0" w:firstLine="0"/>
              <w:rPr>
                <w:sz w:val="21"/>
                <w:szCs w:val="21"/>
              </w:rPr>
            </w:pPr>
            <w:r>
              <w:rPr>
                <w:sz w:val="21"/>
                <w:szCs w:val="21"/>
              </w:rPr>
              <w:t>189</w:t>
            </w:r>
          </w:p>
        </w:tc>
        <w:tc>
          <w:tcPr>
            <w:tcW w:w="1656" w:type="dxa"/>
            <w:vAlign w:val="center"/>
          </w:tcPr>
          <w:p w14:paraId="47F6D6A9" w14:textId="77777777" w:rsidR="00F54B80" w:rsidRDefault="00000000">
            <w:pPr>
              <w:pStyle w:val="altz"/>
              <w:wordWrap/>
              <w:adjustRightInd w:val="0"/>
              <w:ind w:firstLineChars="0" w:firstLine="0"/>
              <w:rPr>
                <w:sz w:val="21"/>
                <w:szCs w:val="21"/>
              </w:rPr>
            </w:pPr>
            <w:r>
              <w:rPr>
                <w:sz w:val="21"/>
                <w:szCs w:val="21"/>
              </w:rPr>
              <w:t>5.00%</w:t>
            </w:r>
          </w:p>
        </w:tc>
      </w:tr>
      <w:tr w:rsidR="00F54B80" w14:paraId="619BE659" w14:textId="77777777">
        <w:trPr>
          <w:trHeight w:hRule="exact" w:val="397"/>
          <w:tblCellSpacing w:w="15" w:type="dxa"/>
        </w:trPr>
        <w:tc>
          <w:tcPr>
            <w:tcW w:w="1084" w:type="dxa"/>
            <w:vAlign w:val="center"/>
          </w:tcPr>
          <w:p w14:paraId="06D06C9B" w14:textId="77777777" w:rsidR="00F54B80" w:rsidRDefault="00000000">
            <w:pPr>
              <w:pStyle w:val="altz"/>
              <w:wordWrap/>
              <w:adjustRightInd w:val="0"/>
              <w:ind w:firstLineChars="0" w:firstLine="0"/>
              <w:jc w:val="center"/>
              <w:rPr>
                <w:sz w:val="21"/>
                <w:szCs w:val="21"/>
              </w:rPr>
            </w:pPr>
            <w:r>
              <w:rPr>
                <w:sz w:val="21"/>
                <w:szCs w:val="21"/>
              </w:rPr>
              <w:t>6</w:t>
            </w:r>
          </w:p>
        </w:tc>
        <w:tc>
          <w:tcPr>
            <w:tcW w:w="4364" w:type="dxa"/>
            <w:vAlign w:val="center"/>
          </w:tcPr>
          <w:p w14:paraId="04E32A76" w14:textId="77777777" w:rsidR="00F54B80" w:rsidRDefault="00000000">
            <w:pPr>
              <w:pStyle w:val="altz"/>
              <w:wordWrap/>
              <w:adjustRightInd w:val="0"/>
              <w:ind w:firstLineChars="0" w:firstLine="0"/>
              <w:rPr>
                <w:sz w:val="21"/>
                <w:szCs w:val="21"/>
              </w:rPr>
            </w:pPr>
            <w:r>
              <w:rPr>
                <w:sz w:val="21"/>
                <w:szCs w:val="21"/>
              </w:rPr>
              <w:t>人工流产</w:t>
            </w:r>
            <w:r>
              <w:rPr>
                <w:sz w:val="21"/>
                <w:szCs w:val="21"/>
              </w:rPr>
              <w:t xml:space="preserve"> (Induced Abortion)</w:t>
            </w:r>
          </w:p>
        </w:tc>
        <w:tc>
          <w:tcPr>
            <w:tcW w:w="1813" w:type="dxa"/>
            <w:vAlign w:val="center"/>
          </w:tcPr>
          <w:p w14:paraId="19E0B488" w14:textId="77777777" w:rsidR="00F54B80" w:rsidRDefault="00000000">
            <w:pPr>
              <w:pStyle w:val="altz"/>
              <w:wordWrap/>
              <w:adjustRightInd w:val="0"/>
              <w:ind w:firstLineChars="0" w:firstLine="0"/>
              <w:rPr>
                <w:sz w:val="21"/>
                <w:szCs w:val="21"/>
              </w:rPr>
            </w:pPr>
            <w:r>
              <w:rPr>
                <w:sz w:val="21"/>
                <w:szCs w:val="21"/>
              </w:rPr>
              <w:t>175</w:t>
            </w:r>
          </w:p>
        </w:tc>
        <w:tc>
          <w:tcPr>
            <w:tcW w:w="1656" w:type="dxa"/>
            <w:vAlign w:val="center"/>
          </w:tcPr>
          <w:p w14:paraId="5C7A79B4" w14:textId="77777777" w:rsidR="00F54B80" w:rsidRDefault="00000000">
            <w:pPr>
              <w:pStyle w:val="altz"/>
              <w:wordWrap/>
              <w:adjustRightInd w:val="0"/>
              <w:ind w:firstLineChars="0" w:firstLine="0"/>
              <w:rPr>
                <w:sz w:val="21"/>
                <w:szCs w:val="21"/>
              </w:rPr>
            </w:pPr>
            <w:r>
              <w:rPr>
                <w:sz w:val="21"/>
                <w:szCs w:val="21"/>
              </w:rPr>
              <w:t>4.63%</w:t>
            </w:r>
          </w:p>
        </w:tc>
      </w:tr>
      <w:tr w:rsidR="00F54B80" w14:paraId="654EB816" w14:textId="77777777">
        <w:trPr>
          <w:trHeight w:hRule="exact" w:val="397"/>
          <w:tblCellSpacing w:w="15" w:type="dxa"/>
        </w:trPr>
        <w:tc>
          <w:tcPr>
            <w:tcW w:w="1084" w:type="dxa"/>
            <w:vAlign w:val="center"/>
          </w:tcPr>
          <w:p w14:paraId="34E0DD1E" w14:textId="77777777" w:rsidR="00F54B80" w:rsidRDefault="00000000">
            <w:pPr>
              <w:pStyle w:val="altz"/>
              <w:wordWrap/>
              <w:adjustRightInd w:val="0"/>
              <w:ind w:firstLineChars="0" w:firstLine="0"/>
              <w:jc w:val="center"/>
              <w:rPr>
                <w:sz w:val="21"/>
                <w:szCs w:val="21"/>
              </w:rPr>
            </w:pPr>
            <w:r>
              <w:rPr>
                <w:sz w:val="21"/>
                <w:szCs w:val="21"/>
              </w:rPr>
              <w:t>7</w:t>
            </w:r>
          </w:p>
        </w:tc>
        <w:tc>
          <w:tcPr>
            <w:tcW w:w="4364" w:type="dxa"/>
            <w:vAlign w:val="center"/>
          </w:tcPr>
          <w:p w14:paraId="318F9A3F" w14:textId="77777777" w:rsidR="00F54B80" w:rsidRDefault="00000000">
            <w:pPr>
              <w:pStyle w:val="altz"/>
              <w:wordWrap/>
              <w:adjustRightInd w:val="0"/>
              <w:ind w:firstLineChars="0" w:firstLine="0"/>
              <w:rPr>
                <w:sz w:val="21"/>
                <w:szCs w:val="21"/>
              </w:rPr>
            </w:pPr>
            <w:r>
              <w:rPr>
                <w:sz w:val="21"/>
                <w:szCs w:val="21"/>
              </w:rPr>
              <w:t>绝育手术</w:t>
            </w:r>
            <w:r>
              <w:rPr>
                <w:sz w:val="21"/>
                <w:szCs w:val="21"/>
              </w:rPr>
              <w:t xml:space="preserve"> (Sterilization Surgery)</w:t>
            </w:r>
          </w:p>
        </w:tc>
        <w:tc>
          <w:tcPr>
            <w:tcW w:w="1813" w:type="dxa"/>
            <w:vAlign w:val="center"/>
          </w:tcPr>
          <w:p w14:paraId="6D1D2E43" w14:textId="77777777" w:rsidR="00F54B80" w:rsidRDefault="00000000">
            <w:pPr>
              <w:pStyle w:val="altz"/>
              <w:wordWrap/>
              <w:adjustRightInd w:val="0"/>
              <w:ind w:firstLineChars="0" w:firstLine="0"/>
              <w:rPr>
                <w:sz w:val="21"/>
                <w:szCs w:val="21"/>
              </w:rPr>
            </w:pPr>
            <w:r>
              <w:rPr>
                <w:sz w:val="21"/>
                <w:szCs w:val="21"/>
              </w:rPr>
              <w:t>168</w:t>
            </w:r>
          </w:p>
        </w:tc>
        <w:tc>
          <w:tcPr>
            <w:tcW w:w="1656" w:type="dxa"/>
            <w:vAlign w:val="center"/>
          </w:tcPr>
          <w:p w14:paraId="1384B635" w14:textId="77777777" w:rsidR="00F54B80" w:rsidRDefault="00000000">
            <w:pPr>
              <w:pStyle w:val="altz"/>
              <w:wordWrap/>
              <w:adjustRightInd w:val="0"/>
              <w:ind w:firstLineChars="0" w:firstLine="0"/>
              <w:rPr>
                <w:sz w:val="21"/>
                <w:szCs w:val="21"/>
              </w:rPr>
            </w:pPr>
            <w:r>
              <w:rPr>
                <w:sz w:val="21"/>
                <w:szCs w:val="21"/>
              </w:rPr>
              <w:t>4.44%</w:t>
            </w:r>
          </w:p>
        </w:tc>
      </w:tr>
      <w:tr w:rsidR="00F54B80" w14:paraId="2BA8736A" w14:textId="77777777">
        <w:trPr>
          <w:trHeight w:hRule="exact" w:val="397"/>
          <w:tblCellSpacing w:w="15" w:type="dxa"/>
        </w:trPr>
        <w:tc>
          <w:tcPr>
            <w:tcW w:w="1084" w:type="dxa"/>
            <w:vAlign w:val="center"/>
          </w:tcPr>
          <w:p w14:paraId="17F923F9" w14:textId="77777777" w:rsidR="00F54B80" w:rsidRDefault="00000000">
            <w:pPr>
              <w:pStyle w:val="altz"/>
              <w:wordWrap/>
              <w:adjustRightInd w:val="0"/>
              <w:ind w:firstLineChars="0" w:firstLine="0"/>
              <w:jc w:val="center"/>
              <w:rPr>
                <w:sz w:val="21"/>
                <w:szCs w:val="21"/>
              </w:rPr>
            </w:pPr>
            <w:r>
              <w:rPr>
                <w:sz w:val="21"/>
                <w:szCs w:val="21"/>
              </w:rPr>
              <w:t>8</w:t>
            </w:r>
          </w:p>
        </w:tc>
        <w:tc>
          <w:tcPr>
            <w:tcW w:w="4364" w:type="dxa"/>
            <w:vAlign w:val="center"/>
          </w:tcPr>
          <w:p w14:paraId="4BE5C439" w14:textId="77777777" w:rsidR="00F54B80" w:rsidRDefault="00000000">
            <w:pPr>
              <w:pStyle w:val="altz"/>
              <w:wordWrap/>
              <w:adjustRightInd w:val="0"/>
              <w:ind w:firstLineChars="0" w:firstLine="0"/>
              <w:rPr>
                <w:sz w:val="21"/>
                <w:szCs w:val="21"/>
              </w:rPr>
            </w:pPr>
            <w:r>
              <w:rPr>
                <w:sz w:val="21"/>
                <w:szCs w:val="21"/>
              </w:rPr>
              <w:t>避孕科普</w:t>
            </w:r>
            <w:r>
              <w:rPr>
                <w:sz w:val="21"/>
                <w:szCs w:val="21"/>
              </w:rPr>
              <w:t xml:space="preserve"> (Contraception Education)</w:t>
            </w:r>
          </w:p>
        </w:tc>
        <w:tc>
          <w:tcPr>
            <w:tcW w:w="1813" w:type="dxa"/>
            <w:vAlign w:val="center"/>
          </w:tcPr>
          <w:p w14:paraId="48A5A476" w14:textId="77777777" w:rsidR="00F54B80" w:rsidRDefault="00000000">
            <w:pPr>
              <w:pStyle w:val="altz"/>
              <w:wordWrap/>
              <w:adjustRightInd w:val="0"/>
              <w:ind w:firstLineChars="0" w:firstLine="0"/>
              <w:rPr>
                <w:sz w:val="21"/>
                <w:szCs w:val="21"/>
              </w:rPr>
            </w:pPr>
            <w:r>
              <w:rPr>
                <w:sz w:val="21"/>
                <w:szCs w:val="21"/>
              </w:rPr>
              <w:t>152</w:t>
            </w:r>
          </w:p>
        </w:tc>
        <w:tc>
          <w:tcPr>
            <w:tcW w:w="1656" w:type="dxa"/>
            <w:vAlign w:val="center"/>
          </w:tcPr>
          <w:p w14:paraId="15A30FF9" w14:textId="77777777" w:rsidR="00F54B80" w:rsidRDefault="00000000">
            <w:pPr>
              <w:pStyle w:val="altz"/>
              <w:wordWrap/>
              <w:adjustRightInd w:val="0"/>
              <w:ind w:firstLineChars="0" w:firstLine="0"/>
              <w:rPr>
                <w:sz w:val="21"/>
                <w:szCs w:val="21"/>
              </w:rPr>
            </w:pPr>
            <w:r>
              <w:rPr>
                <w:sz w:val="21"/>
                <w:szCs w:val="21"/>
              </w:rPr>
              <w:t>4.02%</w:t>
            </w:r>
          </w:p>
        </w:tc>
      </w:tr>
      <w:tr w:rsidR="00F54B80" w14:paraId="16E21F99" w14:textId="77777777">
        <w:trPr>
          <w:trHeight w:hRule="exact" w:val="397"/>
          <w:tblCellSpacing w:w="15" w:type="dxa"/>
        </w:trPr>
        <w:tc>
          <w:tcPr>
            <w:tcW w:w="1084" w:type="dxa"/>
            <w:vAlign w:val="center"/>
          </w:tcPr>
          <w:p w14:paraId="78606692" w14:textId="77777777" w:rsidR="00F54B80" w:rsidRDefault="00000000">
            <w:pPr>
              <w:pStyle w:val="altz"/>
              <w:wordWrap/>
              <w:adjustRightInd w:val="0"/>
              <w:ind w:firstLineChars="0" w:firstLine="0"/>
              <w:jc w:val="center"/>
              <w:rPr>
                <w:sz w:val="21"/>
                <w:szCs w:val="21"/>
              </w:rPr>
            </w:pPr>
            <w:r>
              <w:rPr>
                <w:sz w:val="21"/>
                <w:szCs w:val="21"/>
              </w:rPr>
              <w:t>9</w:t>
            </w:r>
          </w:p>
        </w:tc>
        <w:tc>
          <w:tcPr>
            <w:tcW w:w="4364" w:type="dxa"/>
            <w:vAlign w:val="center"/>
          </w:tcPr>
          <w:p w14:paraId="254BF0AB" w14:textId="77777777" w:rsidR="00F54B80" w:rsidRDefault="00000000">
            <w:pPr>
              <w:pStyle w:val="altz"/>
              <w:wordWrap/>
              <w:adjustRightInd w:val="0"/>
              <w:ind w:firstLineChars="0" w:firstLine="0"/>
              <w:rPr>
                <w:sz w:val="21"/>
                <w:szCs w:val="21"/>
              </w:rPr>
            </w:pPr>
            <w:r>
              <w:rPr>
                <w:sz w:val="21"/>
                <w:szCs w:val="21"/>
              </w:rPr>
              <w:t>节育器</w:t>
            </w:r>
            <w:r>
              <w:rPr>
                <w:sz w:val="21"/>
                <w:szCs w:val="21"/>
              </w:rPr>
              <w:t xml:space="preserve"> (IUD)</w:t>
            </w:r>
          </w:p>
        </w:tc>
        <w:tc>
          <w:tcPr>
            <w:tcW w:w="1813" w:type="dxa"/>
            <w:vAlign w:val="center"/>
          </w:tcPr>
          <w:p w14:paraId="6D5C8CE3" w14:textId="77777777" w:rsidR="00F54B80" w:rsidRDefault="00000000">
            <w:pPr>
              <w:pStyle w:val="altz"/>
              <w:wordWrap/>
              <w:adjustRightInd w:val="0"/>
              <w:ind w:firstLineChars="0" w:firstLine="0"/>
              <w:rPr>
                <w:sz w:val="21"/>
                <w:szCs w:val="21"/>
              </w:rPr>
            </w:pPr>
            <w:r>
              <w:rPr>
                <w:sz w:val="21"/>
                <w:szCs w:val="21"/>
              </w:rPr>
              <w:t>113</w:t>
            </w:r>
          </w:p>
        </w:tc>
        <w:tc>
          <w:tcPr>
            <w:tcW w:w="1656" w:type="dxa"/>
            <w:vAlign w:val="center"/>
          </w:tcPr>
          <w:p w14:paraId="1295C638" w14:textId="77777777" w:rsidR="00F54B80" w:rsidRDefault="00000000">
            <w:pPr>
              <w:pStyle w:val="altz"/>
              <w:wordWrap/>
              <w:adjustRightInd w:val="0"/>
              <w:ind w:firstLineChars="0" w:firstLine="0"/>
              <w:rPr>
                <w:sz w:val="21"/>
                <w:szCs w:val="21"/>
              </w:rPr>
            </w:pPr>
            <w:r>
              <w:rPr>
                <w:sz w:val="21"/>
                <w:szCs w:val="21"/>
              </w:rPr>
              <w:t>2.99%</w:t>
            </w:r>
          </w:p>
        </w:tc>
      </w:tr>
      <w:tr w:rsidR="00F54B80" w14:paraId="074DE221" w14:textId="77777777">
        <w:trPr>
          <w:trHeight w:hRule="exact" w:val="397"/>
          <w:tblCellSpacing w:w="15" w:type="dxa"/>
        </w:trPr>
        <w:tc>
          <w:tcPr>
            <w:tcW w:w="1084" w:type="dxa"/>
            <w:vAlign w:val="center"/>
          </w:tcPr>
          <w:p w14:paraId="7BE2EE78" w14:textId="77777777" w:rsidR="00F54B80" w:rsidRDefault="00000000">
            <w:pPr>
              <w:pStyle w:val="altz"/>
              <w:wordWrap/>
              <w:adjustRightInd w:val="0"/>
              <w:ind w:firstLineChars="0" w:firstLine="0"/>
              <w:jc w:val="center"/>
              <w:rPr>
                <w:sz w:val="21"/>
                <w:szCs w:val="21"/>
              </w:rPr>
            </w:pPr>
            <w:r>
              <w:rPr>
                <w:sz w:val="21"/>
                <w:szCs w:val="21"/>
              </w:rPr>
              <w:t>10</w:t>
            </w:r>
          </w:p>
        </w:tc>
        <w:tc>
          <w:tcPr>
            <w:tcW w:w="4364" w:type="dxa"/>
            <w:vAlign w:val="center"/>
          </w:tcPr>
          <w:p w14:paraId="4BE37325" w14:textId="77777777" w:rsidR="00F54B80" w:rsidRDefault="00000000">
            <w:pPr>
              <w:pStyle w:val="altz"/>
              <w:wordWrap/>
              <w:adjustRightInd w:val="0"/>
              <w:ind w:firstLineChars="0" w:firstLine="0"/>
              <w:rPr>
                <w:sz w:val="21"/>
                <w:szCs w:val="21"/>
              </w:rPr>
            </w:pPr>
            <w:r>
              <w:rPr>
                <w:sz w:val="21"/>
                <w:szCs w:val="21"/>
              </w:rPr>
              <w:t>避孕失败</w:t>
            </w:r>
            <w:r>
              <w:rPr>
                <w:sz w:val="21"/>
                <w:szCs w:val="21"/>
              </w:rPr>
              <w:t xml:space="preserve"> (Contraceptive Failure)</w:t>
            </w:r>
          </w:p>
        </w:tc>
        <w:tc>
          <w:tcPr>
            <w:tcW w:w="1813" w:type="dxa"/>
            <w:vAlign w:val="center"/>
          </w:tcPr>
          <w:p w14:paraId="6FC52E87" w14:textId="77777777" w:rsidR="00F54B80" w:rsidRDefault="00000000">
            <w:pPr>
              <w:pStyle w:val="altz"/>
              <w:wordWrap/>
              <w:adjustRightInd w:val="0"/>
              <w:ind w:firstLineChars="0" w:firstLine="0"/>
              <w:rPr>
                <w:sz w:val="21"/>
                <w:szCs w:val="21"/>
              </w:rPr>
            </w:pPr>
            <w:r>
              <w:rPr>
                <w:sz w:val="21"/>
                <w:szCs w:val="21"/>
              </w:rPr>
              <w:t>89</w:t>
            </w:r>
          </w:p>
        </w:tc>
        <w:tc>
          <w:tcPr>
            <w:tcW w:w="1656" w:type="dxa"/>
            <w:vAlign w:val="center"/>
          </w:tcPr>
          <w:p w14:paraId="7A96D3F2" w14:textId="77777777" w:rsidR="00F54B80" w:rsidRDefault="00000000">
            <w:pPr>
              <w:pStyle w:val="altz"/>
              <w:wordWrap/>
              <w:adjustRightInd w:val="0"/>
              <w:ind w:firstLineChars="0" w:firstLine="0"/>
              <w:rPr>
                <w:sz w:val="21"/>
                <w:szCs w:val="21"/>
              </w:rPr>
            </w:pPr>
            <w:r>
              <w:rPr>
                <w:sz w:val="21"/>
                <w:szCs w:val="21"/>
              </w:rPr>
              <w:t>2.35%</w:t>
            </w:r>
          </w:p>
        </w:tc>
      </w:tr>
      <w:tr w:rsidR="00F54B80" w14:paraId="5C3E225F" w14:textId="77777777">
        <w:trPr>
          <w:trHeight w:hRule="exact" w:val="397"/>
          <w:tblCellSpacing w:w="15" w:type="dxa"/>
        </w:trPr>
        <w:tc>
          <w:tcPr>
            <w:tcW w:w="1084" w:type="dxa"/>
            <w:vAlign w:val="center"/>
          </w:tcPr>
          <w:p w14:paraId="51E8BF2A" w14:textId="77777777" w:rsidR="00F54B80" w:rsidRDefault="00000000">
            <w:pPr>
              <w:pStyle w:val="altz"/>
              <w:wordWrap/>
              <w:adjustRightInd w:val="0"/>
              <w:ind w:firstLineChars="0" w:firstLine="0"/>
              <w:jc w:val="center"/>
              <w:rPr>
                <w:sz w:val="21"/>
                <w:szCs w:val="21"/>
              </w:rPr>
            </w:pPr>
            <w:r>
              <w:rPr>
                <w:sz w:val="21"/>
                <w:szCs w:val="21"/>
              </w:rPr>
              <w:t>11</w:t>
            </w:r>
          </w:p>
        </w:tc>
        <w:tc>
          <w:tcPr>
            <w:tcW w:w="4364" w:type="dxa"/>
            <w:vAlign w:val="center"/>
          </w:tcPr>
          <w:p w14:paraId="68FA8A6B" w14:textId="77777777" w:rsidR="00F54B80" w:rsidRDefault="00000000">
            <w:pPr>
              <w:pStyle w:val="altz"/>
              <w:wordWrap/>
              <w:adjustRightInd w:val="0"/>
              <w:ind w:firstLineChars="0" w:firstLine="0"/>
              <w:rPr>
                <w:sz w:val="21"/>
                <w:szCs w:val="21"/>
              </w:rPr>
            </w:pPr>
            <w:r>
              <w:rPr>
                <w:sz w:val="21"/>
                <w:szCs w:val="21"/>
              </w:rPr>
              <w:t>女用安全套</w:t>
            </w:r>
            <w:r>
              <w:rPr>
                <w:sz w:val="21"/>
                <w:szCs w:val="21"/>
              </w:rPr>
              <w:t xml:space="preserve"> (Female Condom)</w:t>
            </w:r>
          </w:p>
        </w:tc>
        <w:tc>
          <w:tcPr>
            <w:tcW w:w="1813" w:type="dxa"/>
            <w:vAlign w:val="center"/>
          </w:tcPr>
          <w:p w14:paraId="6E9D14BE" w14:textId="77777777" w:rsidR="00F54B80" w:rsidRDefault="00000000">
            <w:pPr>
              <w:pStyle w:val="altz"/>
              <w:wordWrap/>
              <w:adjustRightInd w:val="0"/>
              <w:ind w:firstLineChars="0" w:firstLine="0"/>
              <w:rPr>
                <w:sz w:val="21"/>
                <w:szCs w:val="21"/>
              </w:rPr>
            </w:pPr>
            <w:r>
              <w:rPr>
                <w:sz w:val="21"/>
                <w:szCs w:val="21"/>
              </w:rPr>
              <w:t>76</w:t>
            </w:r>
          </w:p>
        </w:tc>
        <w:tc>
          <w:tcPr>
            <w:tcW w:w="1656" w:type="dxa"/>
            <w:vAlign w:val="center"/>
          </w:tcPr>
          <w:p w14:paraId="1B31B01E" w14:textId="77777777" w:rsidR="00F54B80" w:rsidRDefault="00000000">
            <w:pPr>
              <w:pStyle w:val="altz"/>
              <w:wordWrap/>
              <w:adjustRightInd w:val="0"/>
              <w:ind w:firstLineChars="0" w:firstLine="0"/>
              <w:rPr>
                <w:sz w:val="21"/>
                <w:szCs w:val="21"/>
              </w:rPr>
            </w:pPr>
            <w:r>
              <w:rPr>
                <w:sz w:val="21"/>
                <w:szCs w:val="21"/>
              </w:rPr>
              <w:t>2.01%</w:t>
            </w:r>
          </w:p>
        </w:tc>
      </w:tr>
      <w:tr w:rsidR="00F54B80" w14:paraId="216047E2" w14:textId="77777777">
        <w:trPr>
          <w:trHeight w:hRule="exact" w:val="397"/>
          <w:tblCellSpacing w:w="15" w:type="dxa"/>
        </w:trPr>
        <w:tc>
          <w:tcPr>
            <w:tcW w:w="1084" w:type="dxa"/>
            <w:vAlign w:val="center"/>
          </w:tcPr>
          <w:p w14:paraId="56B98E8C" w14:textId="77777777" w:rsidR="00F54B80" w:rsidRDefault="00000000">
            <w:pPr>
              <w:pStyle w:val="altz"/>
              <w:wordWrap/>
              <w:adjustRightInd w:val="0"/>
              <w:ind w:firstLineChars="0" w:firstLine="0"/>
              <w:jc w:val="center"/>
              <w:rPr>
                <w:sz w:val="21"/>
                <w:szCs w:val="21"/>
              </w:rPr>
            </w:pPr>
            <w:r>
              <w:rPr>
                <w:sz w:val="21"/>
                <w:szCs w:val="21"/>
              </w:rPr>
              <w:t>12</w:t>
            </w:r>
          </w:p>
        </w:tc>
        <w:tc>
          <w:tcPr>
            <w:tcW w:w="4364" w:type="dxa"/>
            <w:vAlign w:val="center"/>
          </w:tcPr>
          <w:p w14:paraId="279E6A40" w14:textId="77777777" w:rsidR="00F54B80" w:rsidRDefault="00000000">
            <w:pPr>
              <w:pStyle w:val="altz"/>
              <w:wordWrap/>
              <w:adjustRightInd w:val="0"/>
              <w:ind w:firstLineChars="0" w:firstLine="0"/>
              <w:rPr>
                <w:sz w:val="21"/>
                <w:szCs w:val="21"/>
              </w:rPr>
            </w:pPr>
            <w:r>
              <w:rPr>
                <w:sz w:val="21"/>
                <w:szCs w:val="21"/>
              </w:rPr>
              <w:t>新型避孕方式</w:t>
            </w:r>
            <w:r>
              <w:rPr>
                <w:sz w:val="21"/>
                <w:szCs w:val="21"/>
              </w:rPr>
              <w:t xml:space="preserve"> (Novel Contraceptive Methods)</w:t>
            </w:r>
          </w:p>
        </w:tc>
        <w:tc>
          <w:tcPr>
            <w:tcW w:w="1813" w:type="dxa"/>
            <w:vAlign w:val="center"/>
          </w:tcPr>
          <w:p w14:paraId="035EE77B" w14:textId="77777777" w:rsidR="00F54B80" w:rsidRDefault="00000000">
            <w:pPr>
              <w:pStyle w:val="altz"/>
              <w:wordWrap/>
              <w:adjustRightInd w:val="0"/>
              <w:ind w:firstLineChars="0" w:firstLine="0"/>
              <w:rPr>
                <w:sz w:val="21"/>
                <w:szCs w:val="21"/>
              </w:rPr>
            </w:pPr>
            <w:r>
              <w:rPr>
                <w:sz w:val="21"/>
                <w:szCs w:val="21"/>
              </w:rPr>
              <w:t>68</w:t>
            </w:r>
          </w:p>
        </w:tc>
        <w:tc>
          <w:tcPr>
            <w:tcW w:w="1656" w:type="dxa"/>
            <w:vAlign w:val="center"/>
          </w:tcPr>
          <w:p w14:paraId="6AE2FF12" w14:textId="77777777" w:rsidR="00F54B80" w:rsidRDefault="00000000">
            <w:pPr>
              <w:pStyle w:val="altz"/>
              <w:wordWrap/>
              <w:adjustRightInd w:val="0"/>
              <w:ind w:firstLineChars="0" w:firstLine="0"/>
              <w:rPr>
                <w:sz w:val="21"/>
                <w:szCs w:val="21"/>
              </w:rPr>
            </w:pPr>
            <w:r>
              <w:rPr>
                <w:sz w:val="21"/>
                <w:szCs w:val="21"/>
              </w:rPr>
              <w:t>1.80%</w:t>
            </w:r>
          </w:p>
        </w:tc>
      </w:tr>
      <w:tr w:rsidR="00F54B80" w14:paraId="430232F3" w14:textId="77777777">
        <w:trPr>
          <w:trHeight w:hRule="exact" w:val="397"/>
          <w:tblCellSpacing w:w="15" w:type="dxa"/>
        </w:trPr>
        <w:tc>
          <w:tcPr>
            <w:tcW w:w="1084" w:type="dxa"/>
            <w:vAlign w:val="center"/>
          </w:tcPr>
          <w:p w14:paraId="05B263C6" w14:textId="77777777" w:rsidR="00F54B80" w:rsidRDefault="00000000">
            <w:pPr>
              <w:pStyle w:val="altz"/>
              <w:wordWrap/>
              <w:adjustRightInd w:val="0"/>
              <w:ind w:firstLineChars="0" w:firstLine="0"/>
              <w:jc w:val="center"/>
              <w:rPr>
                <w:sz w:val="21"/>
                <w:szCs w:val="21"/>
              </w:rPr>
            </w:pPr>
            <w:r>
              <w:rPr>
                <w:sz w:val="21"/>
                <w:szCs w:val="21"/>
              </w:rPr>
              <w:t>13</w:t>
            </w:r>
          </w:p>
        </w:tc>
        <w:tc>
          <w:tcPr>
            <w:tcW w:w="4364" w:type="dxa"/>
            <w:vAlign w:val="center"/>
          </w:tcPr>
          <w:p w14:paraId="27AA5F06" w14:textId="77777777" w:rsidR="00F54B80" w:rsidRDefault="00000000">
            <w:pPr>
              <w:pStyle w:val="altz"/>
              <w:wordWrap/>
              <w:adjustRightInd w:val="0"/>
              <w:ind w:firstLineChars="0" w:firstLine="0"/>
              <w:rPr>
                <w:sz w:val="21"/>
                <w:szCs w:val="21"/>
              </w:rPr>
            </w:pPr>
            <w:r>
              <w:rPr>
                <w:sz w:val="21"/>
                <w:szCs w:val="21"/>
              </w:rPr>
              <w:t>其他内容</w:t>
            </w:r>
            <w:r>
              <w:rPr>
                <w:sz w:val="21"/>
                <w:szCs w:val="21"/>
              </w:rPr>
              <w:t xml:space="preserve"> (Other)</w:t>
            </w:r>
          </w:p>
        </w:tc>
        <w:tc>
          <w:tcPr>
            <w:tcW w:w="1813" w:type="dxa"/>
            <w:vAlign w:val="center"/>
          </w:tcPr>
          <w:p w14:paraId="4E0C3695" w14:textId="77777777" w:rsidR="00F54B80" w:rsidRDefault="00000000">
            <w:pPr>
              <w:pStyle w:val="altz"/>
              <w:wordWrap/>
              <w:adjustRightInd w:val="0"/>
              <w:ind w:firstLineChars="0" w:firstLine="0"/>
              <w:rPr>
                <w:sz w:val="21"/>
                <w:szCs w:val="21"/>
              </w:rPr>
            </w:pPr>
            <w:r>
              <w:rPr>
                <w:sz w:val="21"/>
                <w:szCs w:val="21"/>
              </w:rPr>
              <w:t>99</w:t>
            </w:r>
          </w:p>
        </w:tc>
        <w:tc>
          <w:tcPr>
            <w:tcW w:w="1656" w:type="dxa"/>
            <w:vAlign w:val="center"/>
          </w:tcPr>
          <w:p w14:paraId="4596BDF5" w14:textId="77777777" w:rsidR="00F54B80" w:rsidRDefault="00000000">
            <w:pPr>
              <w:pStyle w:val="altz"/>
              <w:wordWrap/>
              <w:adjustRightInd w:val="0"/>
              <w:ind w:firstLineChars="0" w:firstLine="0"/>
              <w:rPr>
                <w:sz w:val="21"/>
                <w:szCs w:val="21"/>
              </w:rPr>
            </w:pPr>
            <w:r>
              <w:rPr>
                <w:sz w:val="21"/>
                <w:szCs w:val="21"/>
              </w:rPr>
              <w:t>2.62%</w:t>
            </w:r>
          </w:p>
        </w:tc>
      </w:tr>
      <w:tr w:rsidR="00F54B80" w14:paraId="2CF61695" w14:textId="77777777">
        <w:trPr>
          <w:trHeight w:hRule="exact" w:val="397"/>
          <w:tblCellSpacing w:w="15" w:type="dxa"/>
        </w:trPr>
        <w:tc>
          <w:tcPr>
            <w:tcW w:w="1084" w:type="dxa"/>
            <w:tcBorders>
              <w:bottom w:val="single" w:sz="6" w:space="0" w:color="auto"/>
            </w:tcBorders>
            <w:vAlign w:val="center"/>
          </w:tcPr>
          <w:p w14:paraId="4669710A" w14:textId="77777777" w:rsidR="00F54B80" w:rsidRDefault="00000000">
            <w:pPr>
              <w:pStyle w:val="altz"/>
              <w:wordWrap/>
              <w:adjustRightInd w:val="0"/>
              <w:ind w:firstLineChars="0" w:firstLine="0"/>
              <w:jc w:val="center"/>
              <w:rPr>
                <w:sz w:val="21"/>
                <w:szCs w:val="21"/>
              </w:rPr>
            </w:pPr>
            <w:r>
              <w:rPr>
                <w:b/>
                <w:bCs/>
                <w:sz w:val="21"/>
                <w:szCs w:val="21"/>
              </w:rPr>
              <w:t>总计</w:t>
            </w:r>
          </w:p>
        </w:tc>
        <w:tc>
          <w:tcPr>
            <w:tcW w:w="4364" w:type="dxa"/>
            <w:tcBorders>
              <w:bottom w:val="single" w:sz="6" w:space="0" w:color="auto"/>
            </w:tcBorders>
            <w:vAlign w:val="center"/>
          </w:tcPr>
          <w:p w14:paraId="56226187" w14:textId="77777777" w:rsidR="00F54B80" w:rsidRDefault="00F54B80">
            <w:pPr>
              <w:pStyle w:val="altz"/>
              <w:wordWrap/>
              <w:adjustRightInd w:val="0"/>
              <w:ind w:firstLineChars="0" w:firstLine="0"/>
              <w:rPr>
                <w:sz w:val="21"/>
                <w:szCs w:val="21"/>
              </w:rPr>
            </w:pPr>
          </w:p>
        </w:tc>
        <w:tc>
          <w:tcPr>
            <w:tcW w:w="1813" w:type="dxa"/>
            <w:tcBorders>
              <w:bottom w:val="single" w:sz="6" w:space="0" w:color="auto"/>
            </w:tcBorders>
            <w:vAlign w:val="center"/>
          </w:tcPr>
          <w:p w14:paraId="00044A2B" w14:textId="77777777" w:rsidR="00F54B80" w:rsidRDefault="00000000">
            <w:pPr>
              <w:pStyle w:val="altz"/>
              <w:wordWrap/>
              <w:adjustRightInd w:val="0"/>
              <w:ind w:firstLineChars="0" w:firstLine="0"/>
              <w:rPr>
                <w:sz w:val="21"/>
                <w:szCs w:val="21"/>
              </w:rPr>
            </w:pPr>
            <w:r>
              <w:rPr>
                <w:b/>
                <w:bCs/>
                <w:sz w:val="21"/>
                <w:szCs w:val="21"/>
              </w:rPr>
              <w:t>3780</w:t>
            </w:r>
          </w:p>
        </w:tc>
        <w:tc>
          <w:tcPr>
            <w:tcW w:w="1656" w:type="dxa"/>
            <w:tcBorders>
              <w:bottom w:val="single" w:sz="6" w:space="0" w:color="auto"/>
            </w:tcBorders>
            <w:vAlign w:val="center"/>
          </w:tcPr>
          <w:p w14:paraId="3F9E0A18" w14:textId="77777777" w:rsidR="00F54B80" w:rsidRDefault="00000000">
            <w:pPr>
              <w:pStyle w:val="altz"/>
              <w:wordWrap/>
              <w:adjustRightInd w:val="0"/>
              <w:ind w:firstLineChars="0" w:firstLine="0"/>
              <w:rPr>
                <w:sz w:val="21"/>
                <w:szCs w:val="21"/>
              </w:rPr>
            </w:pPr>
            <w:r>
              <w:rPr>
                <w:b/>
                <w:bCs/>
                <w:sz w:val="21"/>
                <w:szCs w:val="21"/>
              </w:rPr>
              <w:t>100.00%</w:t>
            </w:r>
          </w:p>
        </w:tc>
      </w:tr>
    </w:tbl>
    <w:p w14:paraId="1EBF7C06" w14:textId="77777777" w:rsidR="00F54B80" w:rsidRDefault="00000000">
      <w:pPr>
        <w:pStyle w:val="altz"/>
        <w:ind w:firstLine="480"/>
      </w:pPr>
      <w:r>
        <w:rPr>
          <w:noProof/>
        </w:rPr>
        <w:lastRenderedPageBreak/>
        <mc:AlternateContent>
          <mc:Choice Requires="wps">
            <w:drawing>
              <wp:anchor distT="0" distB="0" distL="114300" distR="114300" simplePos="0" relativeHeight="251660288" behindDoc="0" locked="0" layoutInCell="1" allowOverlap="1" wp14:anchorId="76206686" wp14:editId="540A1F22">
                <wp:simplePos x="0" y="0"/>
                <wp:positionH relativeFrom="column">
                  <wp:posOffset>46990</wp:posOffset>
                </wp:positionH>
                <wp:positionV relativeFrom="paragraph">
                  <wp:posOffset>3343275</wp:posOffset>
                </wp:positionV>
                <wp:extent cx="5840095" cy="394970"/>
                <wp:effectExtent l="0" t="0" r="8255" b="5080"/>
                <wp:wrapTopAndBottom/>
                <wp:docPr id="728138228" name="文本框 1"/>
                <wp:cNvGraphicFramePr/>
                <a:graphic xmlns:a="http://schemas.openxmlformats.org/drawingml/2006/main">
                  <a:graphicData uri="http://schemas.microsoft.com/office/word/2010/wordprocessingShape">
                    <wps:wsp>
                      <wps:cNvSpPr txBox="1"/>
                      <wps:spPr>
                        <a:xfrm>
                          <a:off x="0" y="0"/>
                          <a:ext cx="5840095" cy="394970"/>
                        </a:xfrm>
                        <a:prstGeom prst="rect">
                          <a:avLst/>
                        </a:prstGeom>
                        <a:solidFill>
                          <a:prstClr val="white"/>
                        </a:solidFill>
                        <a:ln>
                          <a:noFill/>
                        </a:ln>
                      </wps:spPr>
                      <wps:txbx>
                        <w:txbxContent>
                          <w:p w14:paraId="0B5337FE" w14:textId="77777777" w:rsidR="00F54B80" w:rsidRDefault="00000000">
                            <w:pPr>
                              <w:pStyle w:val="altz"/>
                              <w:ind w:firstLineChars="83" w:firstLine="174"/>
                              <w:jc w:val="center"/>
                              <w:rPr>
                                <w:sz w:val="21"/>
                                <w:szCs w:val="20"/>
                              </w:rPr>
                            </w:pPr>
                            <w:r>
                              <w:rPr>
                                <w:rFonts w:hint="eastAsia"/>
                                <w:sz w:val="21"/>
                                <w:szCs w:val="20"/>
                              </w:rPr>
                              <w:t>图</w:t>
                            </w:r>
                            <w:r>
                              <w:rPr>
                                <w:rFonts w:hint="eastAsia"/>
                                <w:sz w:val="21"/>
                                <w:szCs w:val="20"/>
                              </w:rPr>
                              <w:t xml:space="preserve"> </w:t>
                            </w:r>
                            <w:r>
                              <w:rPr>
                                <w:rFonts w:hint="eastAsia"/>
                                <w:sz w:val="21"/>
                                <w:szCs w:val="20"/>
                              </w:rPr>
                              <w:fldChar w:fldCharType="begin"/>
                            </w:r>
                            <w:r>
                              <w:rPr>
                                <w:rFonts w:hint="eastAsia"/>
                                <w:sz w:val="21"/>
                                <w:szCs w:val="20"/>
                              </w:rPr>
                              <w:instrText xml:space="preserve"> STYLEREF 1 \s </w:instrText>
                            </w:r>
                            <w:r>
                              <w:rPr>
                                <w:rFonts w:hint="eastAsia"/>
                                <w:sz w:val="21"/>
                                <w:szCs w:val="20"/>
                              </w:rPr>
                              <w:fldChar w:fldCharType="separate"/>
                            </w:r>
                            <w:r>
                              <w:rPr>
                                <w:rFonts w:hint="eastAsia"/>
                                <w:sz w:val="21"/>
                                <w:szCs w:val="20"/>
                              </w:rPr>
                              <w:t>4</w:t>
                            </w:r>
                            <w:r>
                              <w:rPr>
                                <w:rFonts w:hint="eastAsia"/>
                                <w:sz w:val="21"/>
                                <w:szCs w:val="20"/>
                              </w:rPr>
                              <w:fldChar w:fldCharType="end"/>
                            </w:r>
                            <w:r>
                              <w:rPr>
                                <w:rFonts w:hint="eastAsia"/>
                                <w:sz w:val="21"/>
                                <w:szCs w:val="20"/>
                              </w:rPr>
                              <w:noBreakHyphen/>
                            </w:r>
                            <w:r>
                              <w:rPr>
                                <w:rFonts w:hint="eastAsia"/>
                                <w:sz w:val="21"/>
                                <w:szCs w:val="20"/>
                              </w:rPr>
                              <w:fldChar w:fldCharType="begin"/>
                            </w:r>
                            <w:r>
                              <w:rPr>
                                <w:rFonts w:hint="eastAsia"/>
                                <w:sz w:val="21"/>
                                <w:szCs w:val="20"/>
                              </w:rPr>
                              <w:instrText xml:space="preserve"> SEQ </w:instrText>
                            </w:r>
                            <w:r>
                              <w:rPr>
                                <w:rFonts w:hint="eastAsia"/>
                                <w:sz w:val="21"/>
                                <w:szCs w:val="20"/>
                              </w:rPr>
                              <w:instrText>图</w:instrText>
                            </w:r>
                            <w:r>
                              <w:rPr>
                                <w:rFonts w:hint="eastAsia"/>
                                <w:sz w:val="21"/>
                                <w:szCs w:val="20"/>
                              </w:rPr>
                              <w:instrText xml:space="preserve"> \* ARABIC \s 1 </w:instrText>
                            </w:r>
                            <w:r>
                              <w:rPr>
                                <w:rFonts w:hint="eastAsia"/>
                                <w:sz w:val="21"/>
                                <w:szCs w:val="20"/>
                              </w:rPr>
                              <w:fldChar w:fldCharType="separate"/>
                            </w:r>
                            <w:r>
                              <w:rPr>
                                <w:rFonts w:hint="eastAsia"/>
                                <w:sz w:val="21"/>
                                <w:szCs w:val="20"/>
                              </w:rPr>
                              <w:t>1</w:t>
                            </w:r>
                            <w:r>
                              <w:rPr>
                                <w:rFonts w:hint="eastAsia"/>
                                <w:sz w:val="21"/>
                                <w:szCs w:val="20"/>
                              </w:rPr>
                              <w:fldChar w:fldCharType="end"/>
                            </w:r>
                            <w:r>
                              <w:rPr>
                                <w:rFonts w:hint="eastAsia"/>
                                <w:sz w:val="21"/>
                                <w:szCs w:val="20"/>
                              </w:rPr>
                              <w:t xml:space="preserve"> </w:t>
                            </w:r>
                            <w:r>
                              <w:rPr>
                                <w:rFonts w:hint="eastAsia"/>
                                <w:sz w:val="21"/>
                                <w:szCs w:val="20"/>
                              </w:rPr>
                              <w:t>用户评论问题主题分类分布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6206686" id="_x0000_t202" coordsize="21600,21600" o:spt="202" path="m,l,21600r21600,l21600,xe">
                <v:stroke joinstyle="miter"/>
                <v:path gradientshapeok="t" o:connecttype="rect"/>
              </v:shapetype>
              <v:shape id="文本框 1" o:spid="_x0000_s1026" type="#_x0000_t202" style="position:absolute;left:0;text-align:left;margin-left:3.7pt;margin-top:263.25pt;width:459.85pt;height:31.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" stroked="f">
                <v:textbox inset="0,0,0,0">
                  <w:txbxContent>
                    <w:p w14:paraId="0B5337FE" w14:textId="77777777" w:rsidR="00F54B80" w:rsidRDefault="00000000">
                      <w:pPr>
                        <w:pStyle w:val="altz"/>
                        <w:ind w:firstLineChars="83" w:firstLine="174"/>
                        <w:jc w:val="center"/>
                        <w:rPr>
                          <w:sz w:val="21"/>
                          <w:szCs w:val="20"/>
                        </w:rPr>
                      </w:pPr>
                      <w:r>
                        <w:rPr>
                          <w:rFonts w:hint="eastAsia"/>
                          <w:sz w:val="21"/>
                          <w:szCs w:val="20"/>
                        </w:rPr>
                        <w:t>图</w:t>
                      </w:r>
                      <w:r>
                        <w:rPr>
                          <w:rFonts w:hint="eastAsia"/>
                          <w:sz w:val="21"/>
                          <w:szCs w:val="20"/>
                        </w:rPr>
                        <w:t xml:space="preserve"> </w:t>
                      </w:r>
                      <w:r>
                        <w:rPr>
                          <w:rFonts w:hint="eastAsia"/>
                          <w:sz w:val="21"/>
                          <w:szCs w:val="20"/>
                        </w:rPr>
                        <w:fldChar w:fldCharType="begin"/>
                      </w:r>
                      <w:r>
                        <w:rPr>
                          <w:rFonts w:hint="eastAsia"/>
                          <w:sz w:val="21"/>
                          <w:szCs w:val="20"/>
                        </w:rPr>
                        <w:instrText xml:space="preserve"> STYLEREF 1 \s </w:instrText>
                      </w:r>
                      <w:r>
                        <w:rPr>
                          <w:rFonts w:hint="eastAsia"/>
                          <w:sz w:val="21"/>
                          <w:szCs w:val="20"/>
                        </w:rPr>
                        <w:fldChar w:fldCharType="separate"/>
                      </w:r>
                      <w:r>
                        <w:rPr>
                          <w:rFonts w:hint="eastAsia"/>
                          <w:sz w:val="21"/>
                          <w:szCs w:val="20"/>
                        </w:rPr>
                        <w:t>4</w:t>
                      </w:r>
                      <w:r>
                        <w:rPr>
                          <w:rFonts w:hint="eastAsia"/>
                          <w:sz w:val="21"/>
                          <w:szCs w:val="20"/>
                        </w:rPr>
                        <w:fldChar w:fldCharType="end"/>
                      </w:r>
                      <w:r>
                        <w:rPr>
                          <w:rFonts w:hint="eastAsia"/>
                          <w:sz w:val="21"/>
                          <w:szCs w:val="20"/>
                        </w:rPr>
                        <w:noBreakHyphen/>
                      </w:r>
                      <w:r>
                        <w:rPr>
                          <w:rFonts w:hint="eastAsia"/>
                          <w:sz w:val="21"/>
                          <w:szCs w:val="20"/>
                        </w:rPr>
                        <w:fldChar w:fldCharType="begin"/>
                      </w:r>
                      <w:r>
                        <w:rPr>
                          <w:rFonts w:hint="eastAsia"/>
                          <w:sz w:val="21"/>
                          <w:szCs w:val="20"/>
                        </w:rPr>
                        <w:instrText xml:space="preserve"> SEQ </w:instrText>
                      </w:r>
                      <w:r>
                        <w:rPr>
                          <w:rFonts w:hint="eastAsia"/>
                          <w:sz w:val="21"/>
                          <w:szCs w:val="20"/>
                        </w:rPr>
                        <w:instrText>图</w:instrText>
                      </w:r>
                      <w:r>
                        <w:rPr>
                          <w:rFonts w:hint="eastAsia"/>
                          <w:sz w:val="21"/>
                          <w:szCs w:val="20"/>
                        </w:rPr>
                        <w:instrText xml:space="preserve"> \* ARABIC \s 1 </w:instrText>
                      </w:r>
                      <w:r>
                        <w:rPr>
                          <w:rFonts w:hint="eastAsia"/>
                          <w:sz w:val="21"/>
                          <w:szCs w:val="20"/>
                        </w:rPr>
                        <w:fldChar w:fldCharType="separate"/>
                      </w:r>
                      <w:r>
                        <w:rPr>
                          <w:rFonts w:hint="eastAsia"/>
                          <w:sz w:val="21"/>
                          <w:szCs w:val="20"/>
                        </w:rPr>
                        <w:t>1</w:t>
                      </w:r>
                      <w:r>
                        <w:rPr>
                          <w:rFonts w:hint="eastAsia"/>
                          <w:sz w:val="21"/>
                          <w:szCs w:val="20"/>
                        </w:rPr>
                        <w:fldChar w:fldCharType="end"/>
                      </w:r>
                      <w:r>
                        <w:rPr>
                          <w:rFonts w:hint="eastAsia"/>
                          <w:sz w:val="21"/>
                          <w:szCs w:val="20"/>
                        </w:rPr>
                        <w:t xml:space="preserve"> </w:t>
                      </w:r>
                      <w:r>
                        <w:rPr>
                          <w:rFonts w:hint="eastAsia"/>
                          <w:sz w:val="21"/>
                          <w:szCs w:val="20"/>
                        </w:rPr>
                        <w:t>用户评论问题主题分类分布</w:t>
                      </w:r>
                    </w:p>
                  </w:txbxContent>
                </v:textbox>
                <w10:wrap type="topAndBottom"/>
              </v:shape>
            </w:pict>
          </mc:Fallback>
        </mc:AlternateContent>
      </w:r>
      <w:r>
        <w:rPr>
          <w:noProof/>
        </w:rPr>
        <w:drawing>
          <wp:anchor distT="0" distB="0" distL="114300" distR="114300" simplePos="0" relativeHeight="251659264" behindDoc="0" locked="0" layoutInCell="1" allowOverlap="1" wp14:anchorId="23595051" wp14:editId="346AFBA8">
            <wp:simplePos x="0" y="0"/>
            <wp:positionH relativeFrom="column">
              <wp:posOffset>46990</wp:posOffset>
            </wp:positionH>
            <wp:positionV relativeFrom="paragraph">
              <wp:posOffset>109855</wp:posOffset>
            </wp:positionV>
            <wp:extent cx="5840095" cy="3177540"/>
            <wp:effectExtent l="0" t="0" r="8255" b="3810"/>
            <wp:wrapTopAndBottom/>
            <wp:docPr id="163732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20302" name="图片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840095" cy="3177540"/>
                    </a:xfrm>
                    <a:prstGeom prst="rect">
                      <a:avLst/>
                    </a:prstGeom>
                  </pic:spPr>
                </pic:pic>
              </a:graphicData>
            </a:graphic>
          </wp:anchor>
        </w:drawing>
      </w:r>
      <w:r>
        <w:rPr>
          <w:rFonts w:hint="eastAsia"/>
        </w:rPr>
        <w:t>从图的统计结果可以看出，青少年用户的提问表现出明显的“头部集中”与“长尾分布”特征。</w:t>
      </w:r>
    </w:p>
    <w:p w14:paraId="7C09E02E" w14:textId="77777777" w:rsidR="00F54B80" w:rsidRDefault="00000000">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。“生殖健康科普”（</w:t>
      </w:r>
      <w:r>
        <w:rPr>
          <w:rFonts w:hint="eastAsia"/>
        </w:rPr>
        <w:t>31.85%</w:t>
      </w:r>
      <w:r>
        <w:rPr>
          <w:rFonts w:hint="eastAsia"/>
        </w:rPr>
        <w:t>）和“安全套”（</w:t>
      </w:r>
      <w:r>
        <w:rPr>
          <w:rFonts w:hint="eastAsia"/>
        </w:rPr>
        <w:t>22.62%</w:t>
      </w:r>
      <w:r>
        <w:rPr>
          <w:rFonts w:hint="eastAsia"/>
        </w:rPr>
        <w:t>）两大类占据了所有提问的半壁江山。可见青少年对基础生理知识、身体发育、性行为常识以及最常用、最易得的避孕工具——安全套，有着最为广泛和迫切的了解需求。</w:t>
      </w:r>
    </w:p>
    <w:p w14:paraId="33F2504A" w14:textId="77777777" w:rsidR="00F54B80" w:rsidRDefault="00000000">
      <w:pPr>
        <w:pStyle w:val="altz"/>
        <w:ind w:firstLine="480"/>
      </w:pPr>
      <w:r>
        <w:rPr>
          <w:rFonts w:hint="eastAsia"/>
        </w:rPr>
        <w:t>其次是对主流避孕方法的强烈关注。“避孕药”（</w:t>
      </w:r>
      <w:r>
        <w:rPr>
          <w:rFonts w:hint="eastAsia"/>
        </w:rPr>
        <w:t>10.08%</w:t>
      </w:r>
      <w:r>
        <w:rPr>
          <w:rFonts w:hint="eastAsia"/>
        </w:rPr>
        <w:t>）、“体外排精”（</w:t>
      </w:r>
      <w:r>
        <w:rPr>
          <w:rFonts w:hint="eastAsia"/>
        </w:rPr>
        <w:t>5.58%</w:t>
      </w:r>
      <w:r>
        <w:rPr>
          <w:rFonts w:hint="eastAsia"/>
        </w:rPr>
        <w:t>）和“安全期避孕”（</w:t>
      </w:r>
      <w:r>
        <w:rPr>
          <w:rFonts w:hint="eastAsia"/>
        </w:rPr>
        <w:t>5.00%</w:t>
      </w:r>
      <w:r>
        <w:rPr>
          <w:rFonts w:hint="eastAsia"/>
        </w:rPr>
        <w:t>）构成了第二梯队。尽管体外排精和安全期避孕被医学界公认为不可靠的避孕方式，但它们在</w:t>
      </w:r>
      <w:proofErr w:type="gramStart"/>
      <w:r>
        <w:rPr>
          <w:rFonts w:hint="eastAsia"/>
        </w:rPr>
        <w:t>评论区</w:t>
      </w:r>
      <w:proofErr w:type="gramEnd"/>
      <w:r>
        <w:rPr>
          <w:rFonts w:hint="eastAsia"/>
        </w:rPr>
        <w:t>依然引发了大量讨论。这从侧面反映出在青少年群体中，关于这些不推荐方法的认知误区和侥幸心理普遍存在。</w:t>
      </w:r>
    </w:p>
    <w:p w14:paraId="5DA37833" w14:textId="77777777" w:rsidR="00F54B80" w:rsidRDefault="00000000">
      <w:pPr>
        <w:pStyle w:val="altz"/>
        <w:ind w:firstLine="480"/>
      </w:pPr>
      <w:r>
        <w:rPr>
          <w:rFonts w:hint="eastAsia"/>
        </w:rPr>
        <w:t>同时关于高风险与敏感议题的讨论热度也不容忽视。“人工流产”（</w:t>
      </w:r>
      <w:r>
        <w:rPr>
          <w:rFonts w:hint="eastAsia"/>
        </w:rPr>
        <w:t>4.63%</w:t>
      </w:r>
      <w:r>
        <w:rPr>
          <w:rFonts w:hint="eastAsia"/>
        </w:rPr>
        <w:t>）和“绝育手术”（</w:t>
      </w:r>
      <w:r>
        <w:rPr>
          <w:rFonts w:hint="eastAsia"/>
        </w:rPr>
        <w:t>4.44%</w:t>
      </w:r>
      <w:r>
        <w:rPr>
          <w:rFonts w:hint="eastAsia"/>
        </w:rPr>
        <w:t>）虽然在视频内容中占比不高，但在</w:t>
      </w:r>
      <w:proofErr w:type="gramStart"/>
      <w:r>
        <w:rPr>
          <w:rFonts w:hint="eastAsia"/>
        </w:rPr>
        <w:t>评论区</w:t>
      </w:r>
      <w:proofErr w:type="gramEnd"/>
      <w:r>
        <w:rPr>
          <w:rFonts w:hint="eastAsia"/>
        </w:rPr>
        <w:t>却产生了相当数量的提问。可见这类高争议性、高风险的话题往往能激发更强烈的用户互动和讨论欲望。</w:t>
      </w:r>
    </w:p>
    <w:p w14:paraId="0E365CE4" w14:textId="77777777" w:rsidR="00F54B80" w:rsidRDefault="00000000">
      <w:pPr>
        <w:pStyle w:val="altz"/>
        <w:ind w:firstLine="480"/>
      </w:pPr>
      <w:r>
        <w:rPr>
          <w:rFonts w:hint="eastAsia"/>
        </w:rPr>
        <w:t>而如“节育器”、“女用安全套”、“新型避孕方式”等类别虽然问题数量较少，但它们的存在本身就说明了青少年的信息需求是多元化的，他们同样在积极探索和了解更多非主流的避孕选择。</w:t>
      </w:r>
    </w:p>
    <w:p w14:paraId="5FE7AEEC" w14:textId="77777777" w:rsidR="00F54B80" w:rsidRDefault="00000000">
      <w:pPr>
        <w:pStyle w:val="2"/>
        <w:spacing w:before="163" w:after="163"/>
        <w:rPr>
          <w:rFonts w:hint="eastAsia"/>
        </w:rPr>
      </w:pPr>
      <w:bookmarkStart w:id="70" w:name="_Toc226059689"/>
      <w:commentRangeStart w:id="71"/>
      <w:r>
        <w:rPr>
          <w:rFonts w:hint="eastAsia"/>
        </w:rPr>
        <w:t>不同主题下的问题特征分析</w:t>
      </w:r>
      <w:bookmarkEnd w:id="70"/>
      <w:commentRangeEnd w:id="71"/>
      <w:r>
        <w:commentReference w:id="71"/>
      </w:r>
    </w:p>
    <w:p w14:paraId="11EF7176" w14:textId="77777777" w:rsidR="00F54B80" w:rsidRDefault="00000000">
      <w:pPr>
        <w:pStyle w:val="altz"/>
        <w:ind w:firstLine="480"/>
      </w:pPr>
      <w:r>
        <w:rPr>
          <w:rFonts w:hint="eastAsia"/>
        </w:rPr>
        <w:t>定量分析揭示了关注度的分布格局，而深入每个主题的定性分析，则能让我们更细</w:t>
      </w:r>
      <w:r>
        <w:rPr>
          <w:rFonts w:hint="eastAsia"/>
        </w:rPr>
        <w:lastRenderedPageBreak/>
        <w:t>腻地理解青少年在生殖健康领域的具体困惑与诉求。</w:t>
      </w:r>
    </w:p>
    <w:p w14:paraId="237B04DD" w14:textId="77777777" w:rsidR="00F54B80" w:rsidRDefault="00000000">
      <w:pPr>
        <w:pStyle w:val="altz"/>
        <w:ind w:firstLine="480"/>
      </w:pPr>
      <w:r>
        <w:rPr>
          <w:rFonts w:hint="eastAsia"/>
        </w:rPr>
        <w:t>在问题数量最为庞大的“生殖健康科普”类别中，用户的提问包罗万象，构成了一部生动的青少年“十万个为什么”实录。其中，青少年对自身生理发育是否“正常”的普遍焦虑构成了提问的核心，大量诸如“</w:t>
      </w:r>
      <w:r>
        <w:rPr>
          <w:rFonts w:hint="eastAsia"/>
        </w:rPr>
        <w:t>16</w:t>
      </w:r>
      <w:r>
        <w:rPr>
          <w:rFonts w:hint="eastAsia"/>
        </w:rPr>
        <w:t>岁还有机会变长吗？”或“月经推迟十几天怎么办？”的问题，反映出他们对身体变化的密切关注与不确定感。这种对“标准”的探寻，从身体发育的被动观察延伸到了对性功能与行为表现的主动担忧，用户们在</w:t>
      </w:r>
      <w:proofErr w:type="gramStart"/>
      <w:r>
        <w:rPr>
          <w:rFonts w:hint="eastAsia"/>
        </w:rPr>
        <w:t>评论区</w:t>
      </w:r>
      <w:proofErr w:type="gramEnd"/>
      <w:r>
        <w:rPr>
          <w:rFonts w:hint="eastAsia"/>
        </w:rPr>
        <w:t>小心翼翼地探问“一天一次正常吗？”或“时间太长</w:t>
      </w:r>
      <w:r>
        <w:rPr>
          <w:rFonts w:hint="eastAsia"/>
        </w:rPr>
        <w:t>/</w:t>
      </w:r>
      <w:r>
        <w:rPr>
          <w:rFonts w:hint="eastAsia"/>
        </w:rPr>
        <w:t>太短怎么办？”，试图在同伴的匿名反馈中定位自身。与此同时，大量看似基础的问题，如“接吻会怀孕吗？”，反复出现，这清晰地表明基础性教育的普及仍有巨大空白。此外，该类别下还包含了大量关于具体疾病与卫生问题的咨询，例如“</w:t>
      </w:r>
      <w:r>
        <w:rPr>
          <w:rFonts w:hint="eastAsia"/>
        </w:rPr>
        <w:t>HPV</w:t>
      </w:r>
      <w:r>
        <w:rPr>
          <w:rFonts w:hint="eastAsia"/>
        </w:rPr>
        <w:t>是什么？”和“包皮过长要不要割？”，这标志着部分青少年已具备初步的健康风险意识，并开始主动寻求具体的防治信息。</w:t>
      </w:r>
    </w:p>
    <w:p w14:paraId="7672610E" w14:textId="77777777" w:rsidR="00F54B80" w:rsidRDefault="00000000">
      <w:pPr>
        <w:pStyle w:val="altz"/>
        <w:ind w:firstLine="480"/>
      </w:pPr>
      <w:r>
        <w:rPr>
          <w:rFonts w:hint="eastAsia"/>
        </w:rPr>
        <w:t>进一步转向更为具体和务实的“安全套”类别，提问的焦点集中在实际操作的细节上。这之中关于尺寸与适配性的问题出人意料地成为最高频的子类，用户们反复询问“怎么知道自己大小？”或“买的都太小</w:t>
      </w:r>
      <w:r>
        <w:rPr>
          <w:rFonts w:hint="eastAsia"/>
        </w:rPr>
        <w:t>/</w:t>
      </w:r>
      <w:r>
        <w:rPr>
          <w:rFonts w:hint="eastAsia"/>
        </w:rPr>
        <w:t>太松怎么办？”，这揭示了一个在公开教育中常被忽视的市场痛点与知识盲区。即便选对了尺寸，具体的使用方法与技巧依然困扰着大量新手，诸如“怎么分正反？”、“为什么要排空气？”等基础操作问题层出不穷。在解决了基本使用问题后，消费主义背景下的产品选择困惑也浮出水面，用户开始关心“什么牌子好用？”以及“颗粒</w:t>
      </w:r>
      <w:r>
        <w:rPr>
          <w:rFonts w:hint="eastAsia"/>
        </w:rPr>
        <w:t>/</w:t>
      </w:r>
      <w:r>
        <w:rPr>
          <w:rFonts w:hint="eastAsia"/>
        </w:rPr>
        <w:t>螺纹真的有用吗？”这类提升体验的问题。然而，所有这些实用性问题的背后，都潜藏着用户对避孕失败的畏惧，这一点在“戴了还怀孕的</w:t>
      </w:r>
      <w:r>
        <w:rPr>
          <w:rFonts w:hint="eastAsia"/>
        </w:rPr>
        <w:t>2%</w:t>
      </w:r>
      <w:r>
        <w:rPr>
          <w:rFonts w:hint="eastAsia"/>
        </w:rPr>
        <w:t>是怎么回事？”这类追问中体现得淋漓尽致。</w:t>
      </w:r>
    </w:p>
    <w:p w14:paraId="7A738C21" w14:textId="77777777" w:rsidR="00F54B80" w:rsidRDefault="00000000">
      <w:pPr>
        <w:pStyle w:val="altz"/>
        <w:ind w:firstLine="480"/>
      </w:pPr>
      <w:r>
        <w:rPr>
          <w:rFonts w:hint="eastAsia"/>
        </w:rPr>
        <w:t>关于“避孕药”的讨论，则体现了更高的知识门槛和更深的健康忧虑。提问首先集中在对“短效”、“长效”与“紧急”避孕药这几个基本概念的区分上。在此基础上，对副作用的担忧成为</w:t>
      </w:r>
      <w:proofErr w:type="gramStart"/>
      <w:r>
        <w:rPr>
          <w:rFonts w:hint="eastAsia"/>
        </w:rPr>
        <w:t>最</w:t>
      </w:r>
      <w:proofErr w:type="gramEnd"/>
      <w:r>
        <w:rPr>
          <w:rFonts w:hint="eastAsia"/>
        </w:rPr>
        <w:t>核心的关切点，几乎所有相关提问都伴随着对“吃了会胖吗？”、“会影响以后生育吗？”等远期健康影响的恐惧。即便决定使用，具体的服用方法，如“漏服了怎么办？”或“吃完多久能同房？”，依然是高频出现的疑问。一个值得注意的现象是，</w:t>
      </w:r>
      <w:proofErr w:type="gramStart"/>
      <w:r>
        <w:rPr>
          <w:rFonts w:hint="eastAsia"/>
        </w:rPr>
        <w:t>评论区</w:t>
      </w:r>
      <w:proofErr w:type="gramEnd"/>
      <w:r>
        <w:rPr>
          <w:rFonts w:hint="eastAsia"/>
        </w:rPr>
        <w:t>反复出现“男的能吃吗？”的提问，这不但源于对药物作用机制的好奇，也含蓄地表达了对女性独自承担避孕责任这一现状的质疑。</w:t>
      </w:r>
    </w:p>
    <w:p w14:paraId="3CB93E5D" w14:textId="77777777" w:rsidR="00F54B80" w:rsidRDefault="00000000">
      <w:pPr>
        <w:pStyle w:val="altz"/>
        <w:ind w:firstLine="480"/>
      </w:pPr>
      <w:r>
        <w:rPr>
          <w:rFonts w:hint="eastAsia"/>
        </w:rPr>
        <w:t>最后，在“人工流产”这一主题下，</w:t>
      </w:r>
      <w:proofErr w:type="gramStart"/>
      <w:r>
        <w:rPr>
          <w:rFonts w:hint="eastAsia"/>
        </w:rPr>
        <w:t>评论区</w:t>
      </w:r>
      <w:proofErr w:type="gramEnd"/>
      <w:r>
        <w:rPr>
          <w:rFonts w:hint="eastAsia"/>
        </w:rPr>
        <w:t>的氛围变得异常沉重、严肃。用户的提问高度聚焦于程序与方法的咨询，如“药流和人流哪个伤害小？”以及对“过程有多痛？”的具体想象。这些问题的背后，是对流产后果，特别是对未来生育能力影响的极度恐惧，例如“打胎后再怀孕是不是更容易流产？”。讨论也并未止步于个人层面，部分评论上升到对堕胎权、生命权的法律与伦理探讨。更重要的在于，</w:t>
      </w:r>
      <w:proofErr w:type="gramStart"/>
      <w:r>
        <w:rPr>
          <w:rFonts w:hint="eastAsia"/>
        </w:rPr>
        <w:t>评论区</w:t>
      </w:r>
      <w:proofErr w:type="gramEnd"/>
      <w:r>
        <w:rPr>
          <w:rFonts w:hint="eastAsia"/>
        </w:rPr>
        <w:t>成为了经历者寻求情感支持、分享痛苦经历的场所，充满了悲伤、后悔与无助的情绪，使其成为一个交织着医</w:t>
      </w:r>
      <w:r>
        <w:rPr>
          <w:rFonts w:hint="eastAsia"/>
        </w:rPr>
        <w:lastRenderedPageBreak/>
        <w:t>学信息需求与心理慰藉需求的复杂场域。</w:t>
      </w:r>
    </w:p>
    <w:p w14:paraId="562E74EA" w14:textId="77777777" w:rsidR="00F54B80" w:rsidRDefault="00000000">
      <w:pPr>
        <w:pStyle w:val="2"/>
        <w:spacing w:before="163" w:after="163"/>
        <w:rPr>
          <w:rFonts w:hint="eastAsia"/>
        </w:rPr>
      </w:pPr>
      <w:bookmarkStart w:id="72" w:name="_Toc226059690"/>
      <w:r>
        <w:rPr>
          <w:rFonts w:hint="eastAsia"/>
        </w:rPr>
        <w:t>真实需求与潜在风险分析</w:t>
      </w:r>
      <w:bookmarkEnd w:id="72"/>
    </w:p>
    <w:p w14:paraId="6945BC11" w14:textId="77777777" w:rsidR="00F54B80" w:rsidRDefault="00000000">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77777777" w:rsidR="00F54B80" w:rsidRDefault="00000000">
      <w:pPr>
        <w:pStyle w:val="altz"/>
        <w:ind w:firstLine="480"/>
      </w:pPr>
      <w:r>
        <w:t>青少年表现出对</w:t>
      </w:r>
      <w:r>
        <w:rPr>
          <w:rFonts w:hint="eastAsia"/>
        </w:rPr>
        <w:t>“</w:t>
      </w:r>
      <w:r>
        <w:t>可操作的</w:t>
      </w:r>
      <w:r>
        <w:rPr>
          <w:rFonts w:hint="eastAsia"/>
        </w:rPr>
        <w:t>”</w:t>
      </w:r>
      <w:r>
        <w:t>实用知识的极度渴求。他们最关心的问题并非宏大理论，而是聚焦于</w:t>
      </w:r>
      <w:r>
        <w:t>“</w:t>
      </w:r>
      <w:r>
        <w:t>我该怎么办</w:t>
      </w:r>
      <w:r>
        <w:t>”</w:t>
      </w:r>
      <w:r>
        <w:t>的具体行动指南，例如如何选择安全套尺寸、如何正确服药或如何处理避孕失败。这本质上是一种对风险的评估与规避需求，他们渴望通过掌握准确的知识来控制自身行为的后果，避免</w:t>
      </w:r>
      <w:r>
        <w:rPr>
          <w:rFonts w:hint="eastAsia"/>
        </w:rPr>
        <w:t>“</w:t>
      </w:r>
      <w:r>
        <w:t>会不会怀孕？</w:t>
      </w:r>
      <w:r>
        <w:rPr>
          <w:rFonts w:hint="eastAsia"/>
        </w:rPr>
        <w:t>”</w:t>
      </w:r>
      <w:r>
        <w:t>或</w:t>
      </w:r>
      <w:r>
        <w:rPr>
          <w:rFonts w:hint="eastAsia"/>
        </w:rPr>
        <w:t>“</w:t>
      </w:r>
      <w:r>
        <w:t>会不会得病？</w:t>
      </w:r>
      <w:r>
        <w:rPr>
          <w:rFonts w:hint="eastAsia"/>
        </w:rPr>
        <w:t>”</w:t>
      </w:r>
      <w:r>
        <w:t>这类核心焦虑的发生。</w:t>
      </w:r>
    </w:p>
    <w:p w14:paraId="263E111A" w14:textId="77777777" w:rsidR="00F54B80" w:rsidRDefault="00000000">
      <w:pPr>
        <w:pStyle w:val="altz"/>
        <w:ind w:firstLine="480"/>
      </w:pPr>
      <w:r>
        <w:t>这种需求超越了纯粹的技术层面，深入到心理与身份认同的构建。大量关于身体尺寸、性能力和生理反应的提问，其本质是在寻求一种确认</w:t>
      </w:r>
      <w:r>
        <w:t>——</w:t>
      </w:r>
      <w:r>
        <w:rPr>
          <w:rFonts w:hint="eastAsia"/>
        </w:rPr>
        <w:t>“</w:t>
      </w:r>
      <w:r>
        <w:t>我这样是正常的吗？</w:t>
      </w:r>
      <w:r>
        <w:rPr>
          <w:rFonts w:hint="eastAsia"/>
        </w:rPr>
        <w:t>”</w:t>
      </w:r>
      <w:r>
        <w:t>。是青春期个体在自我认知过程中的不确定感和对同伴压力的感知，他们迫切需要在匿名社群中找到坐标，以缓解身份焦虑。这自然地引出了更深</w:t>
      </w:r>
      <w:r>
        <w:rPr>
          <w:rFonts w:hint="eastAsia"/>
        </w:rPr>
        <w:t>层面的</w:t>
      </w:r>
      <w:r>
        <w:t>需求：对情感支持与</w:t>
      </w:r>
      <w:proofErr w:type="gramStart"/>
      <w:r>
        <w:t>同理心</w:t>
      </w:r>
      <w:proofErr w:type="gramEnd"/>
      <w:r>
        <w:t>回应的渴望。尤其是在面对流产、性病等充满</w:t>
      </w:r>
      <w:proofErr w:type="gramStart"/>
      <w:r>
        <w:t>污名化</w:t>
      </w:r>
      <w:proofErr w:type="gramEnd"/>
      <w:r>
        <w:t>色彩的话题时，青少年需要的不仅是冷冰冰的医学知识，更是温暖、不带评判的理解、安慰与支持。</w:t>
      </w:r>
    </w:p>
    <w:p w14:paraId="3622D881" w14:textId="77777777" w:rsidR="00F54B80" w:rsidRDefault="00000000">
      <w:pPr>
        <w:pStyle w:val="altz"/>
        <w:ind w:firstLine="480"/>
      </w:pPr>
      <w:r>
        <w:rPr>
          <w:rFonts w:hint="eastAsia"/>
        </w:rPr>
        <w:t>当然</w:t>
      </w:r>
      <w:r>
        <w:t>，这个充满活力的</w:t>
      </w:r>
      <w:r>
        <w:rPr>
          <w:rFonts w:hint="eastAsia"/>
        </w:rPr>
        <w:t>“</w:t>
      </w:r>
      <w:r>
        <w:t>问答社区</w:t>
      </w:r>
      <w:r>
        <w:rPr>
          <w:rFonts w:hint="eastAsia"/>
        </w:rPr>
        <w:t>”</w:t>
      </w:r>
      <w:r>
        <w:t>同样是一柄双</w:t>
      </w:r>
      <w:proofErr w:type="gramStart"/>
      <w:r>
        <w:t>刃</w:t>
      </w:r>
      <w:proofErr w:type="gramEnd"/>
      <w:r>
        <w:t>剑，其开放性与匿名性也滋生了不容忽视的风险。最直接的风险源于同伴间错误信息的循环传播。当一个焦虑的提问者遇到一个同样一知半解但热心的回答者时，</w:t>
      </w:r>
      <w:r>
        <w:rPr>
          <w:rFonts w:hint="eastAsia"/>
        </w:rPr>
        <w:t>“</w:t>
      </w:r>
      <w:r>
        <w:t>体外射精很安全</w:t>
      </w:r>
      <w:r>
        <w:rPr>
          <w:rFonts w:hint="eastAsia"/>
        </w:rPr>
        <w:t>”</w:t>
      </w:r>
      <w:r>
        <w:t>或</w:t>
      </w:r>
      <w:r>
        <w:rPr>
          <w:rFonts w:hint="eastAsia"/>
        </w:rPr>
        <w:t>“</w:t>
      </w:r>
      <w:r>
        <w:t>安全期绝对不会怀孕</w:t>
      </w:r>
      <w:r>
        <w:rPr>
          <w:rFonts w:hint="eastAsia"/>
        </w:rPr>
        <w:t>”</w:t>
      </w:r>
      <w:r>
        <w:t>这类错误信息就可能被当成</w:t>
      </w:r>
      <w:r>
        <w:t>“</w:t>
      </w:r>
      <w:r>
        <w:t>经验之谈</w:t>
      </w:r>
      <w:r>
        <w:t>”</w:t>
      </w:r>
      <w:r>
        <w:t>而广泛传播。这种现象的根源在于专业声音的缺位，形成了一个巨大的</w:t>
      </w:r>
      <w:r>
        <w:rPr>
          <w:rFonts w:hint="eastAsia"/>
        </w:rPr>
        <w:t>“</w:t>
      </w:r>
      <w:r>
        <w:t>问答真空</w:t>
      </w:r>
      <w:r>
        <w:rPr>
          <w:rFonts w:hint="eastAsia"/>
        </w:rPr>
        <w:t>”</w:t>
      </w:r>
      <w:r>
        <w:t>。青少年提出的成千上万</w:t>
      </w:r>
      <w:proofErr w:type="gramStart"/>
      <w:r>
        <w:t>个</w:t>
      </w:r>
      <w:proofErr w:type="gramEnd"/>
      <w:r>
        <w:t>问题，绝大多数沉没在同伴的众说纷纭中，得不到及时、准确的专业回应，这是当前数字健康传播最核心的困境。</w:t>
      </w:r>
    </w:p>
    <w:p w14:paraId="748E0D88" w14:textId="77777777" w:rsidR="00F54B80" w:rsidRDefault="00000000">
      <w:pPr>
        <w:pStyle w:val="altz"/>
        <w:ind w:firstLine="480"/>
      </w:pPr>
      <w:r>
        <w:t>其次，这种信息生态也带来了认知层面的风险。一方面，对体外射精、安全期等不可靠方法的持续高热度讨论，直接暴露并可能固化了青少年在高效避孕方法认知上的巨大盲区，而这种知识盲区与危险行为的发生紧密相关，是导致非意愿妊娠高发的重要原因之一。另一方面，当青少年试图寻求可靠信息时，又可能陷入</w:t>
      </w:r>
      <w:r>
        <w:rPr>
          <w:rFonts w:hint="eastAsia"/>
        </w:rPr>
        <w:t>“</w:t>
      </w:r>
      <w:r>
        <w:t>信息过载</w:t>
      </w:r>
      <w:r>
        <w:rPr>
          <w:rFonts w:hint="eastAsia"/>
        </w:rPr>
        <w:t>”</w:t>
      </w:r>
      <w:r>
        <w:t>所导致的决策瘫痪与焦虑放大。面对五花八门的品牌、褒贬不一的体验分享，以及</w:t>
      </w:r>
      <w:proofErr w:type="gramStart"/>
      <w:r>
        <w:t>评论区</w:t>
      </w:r>
      <w:proofErr w:type="gramEnd"/>
      <w:r>
        <w:t>中对副作用、失败案例的集中渲染，青少年在决策时可能感到无所适从，甚至产生</w:t>
      </w:r>
      <w:r>
        <w:rPr>
          <w:rFonts w:hint="eastAsia"/>
        </w:rPr>
        <w:t>“</w:t>
      </w:r>
      <w:r>
        <w:t>恐避孕</w:t>
      </w:r>
      <w:r>
        <w:rPr>
          <w:rFonts w:hint="eastAsia"/>
        </w:rPr>
        <w:t>”</w:t>
      </w:r>
      <w:r>
        <w:t>的心态，反而选择了风险更高的行为。</w:t>
      </w:r>
    </w:p>
    <w:p w14:paraId="4F482566" w14:textId="77777777" w:rsidR="00F54B80" w:rsidRDefault="00000000">
      <w:pPr>
        <w:pStyle w:val="2"/>
        <w:spacing w:before="163" w:after="163"/>
        <w:rPr>
          <w:rFonts w:hint="eastAsia"/>
        </w:rPr>
      </w:pPr>
      <w:bookmarkStart w:id="73" w:name="_Toc226059691"/>
      <w:r>
        <w:rPr>
          <w:rFonts w:hint="eastAsia"/>
        </w:rPr>
        <w:t>与已有研究的比较</w:t>
      </w:r>
      <w:bookmarkEnd w:id="73"/>
    </w:p>
    <w:p w14:paraId="6DE55791" w14:textId="77777777" w:rsidR="00F54B80" w:rsidRDefault="00000000">
      <w:pPr>
        <w:pStyle w:val="altz"/>
        <w:ind w:firstLine="480"/>
      </w:pPr>
      <w:r>
        <w:rPr>
          <w:rFonts w:hint="eastAsia"/>
        </w:rPr>
        <w:t>本章的发现与现有研究既有一致性，也提供了新的视角与证据。</w:t>
      </w:r>
    </w:p>
    <w:p w14:paraId="21C5A9B6" w14:textId="77777777" w:rsidR="00F54B80" w:rsidRDefault="00000000">
      <w:pPr>
        <w:pStyle w:val="altz"/>
        <w:ind w:firstLine="480"/>
      </w:pPr>
      <w:r>
        <w:rPr>
          <w:rFonts w:hint="eastAsia"/>
        </w:rPr>
        <w:lastRenderedPageBreak/>
        <w:t>研究的结果强有力地印证了</w:t>
      </w:r>
      <w:r>
        <w:rPr>
          <w:rFonts w:hint="eastAsia"/>
        </w:rPr>
        <w:t>Zori</w:t>
      </w:r>
      <w:r>
        <w:rPr>
          <w:rFonts w:hint="eastAsia"/>
        </w:rPr>
        <w:t>等人</w:t>
      </w:r>
      <w:r>
        <w:rPr>
          <w:rFonts w:hint="eastAsia"/>
        </w:rPr>
        <w:t>(2023)</w:t>
      </w:r>
      <w:r>
        <w:rPr>
          <w:rFonts w:hint="eastAsia"/>
        </w:rPr>
        <w:t>和</w:t>
      </w:r>
      <w:r>
        <w:rPr>
          <w:rFonts w:hint="eastAsia"/>
        </w:rPr>
        <w:t>Wang</w:t>
      </w:r>
      <w:r>
        <w:rPr>
          <w:rFonts w:hint="eastAsia"/>
        </w:rPr>
        <w:t>等人</w:t>
      </w:r>
      <w:r>
        <w:rPr>
          <w:rFonts w:hint="eastAsia"/>
        </w:rPr>
        <w:t>(2025)</w:t>
      </w:r>
      <w:r>
        <w:rPr>
          <w:rFonts w:hint="eastAsia"/>
        </w:rPr>
        <w:t>的结论，即社交媒体，特别是像</w:t>
      </w:r>
      <w:r>
        <w:rPr>
          <w:rFonts w:hint="eastAsia"/>
        </w:rPr>
        <w:t>Bilibili</w:t>
      </w:r>
      <w:r>
        <w:rPr>
          <w:rFonts w:hint="eastAsia"/>
        </w:rPr>
        <w:t>这样的视频平台，已成为青少年获取生殖健康信息的核心渠道，其匿名性和互动性为讨论敏感话题创造了条件。</w:t>
      </w:r>
    </w:p>
    <w:p w14:paraId="739AFC19" w14:textId="77777777" w:rsidR="00F54B80" w:rsidRDefault="00000000">
      <w:pPr>
        <w:pStyle w:val="altz"/>
        <w:ind w:firstLine="480"/>
      </w:pPr>
      <w:r>
        <w:rPr>
          <w:rFonts w:hint="eastAsia"/>
        </w:rPr>
        <w:t>本研究通过对评论的直接分析，为“青少年信息需求”提供了前所未有的粒度。以往研究多通过分析视频内容来推断用户兴趣，而本研究直接分析“提问”，从而将研究视角从“平台供给了什么”转向了“用户想要什么”。而如我们的研究我们不仅知道“安全套”是热门话题，更通过评论分析精准定位到“尺寸选择”是该话题下的第一痛点。这为内容创作者和教育者提供了更精准的选题方向。</w:t>
      </w:r>
    </w:p>
    <w:p w14:paraId="21CA1B44" w14:textId="77777777" w:rsidR="00F54B80" w:rsidRDefault="00000000">
      <w:pPr>
        <w:pStyle w:val="altz"/>
        <w:ind w:firstLine="480"/>
      </w:pPr>
      <w:r>
        <w:rPr>
          <w:rFonts w:hint="eastAsia"/>
        </w:rPr>
        <w:t>研究同样发现如“人工流产”等</w:t>
      </w:r>
      <w:proofErr w:type="gramStart"/>
      <w:r>
        <w:rPr>
          <w:rFonts w:hint="eastAsia"/>
        </w:rPr>
        <w:t>小众但敏感</w:t>
      </w:r>
      <w:proofErr w:type="gramEnd"/>
      <w:r>
        <w:rPr>
          <w:rFonts w:hint="eastAsia"/>
        </w:rPr>
        <w:t>的话题能引发不成比例的高互动。本章的评论分类结果（“人工流产”类问题数量排名第六，热度不低）即证实了这一点，说明高</w:t>
      </w:r>
      <w:proofErr w:type="gramStart"/>
      <w:r>
        <w:rPr>
          <w:rFonts w:hint="eastAsia"/>
        </w:rPr>
        <w:t>互动率</w:t>
      </w:r>
      <w:proofErr w:type="gramEnd"/>
      <w:r>
        <w:rPr>
          <w:rFonts w:hint="eastAsia"/>
        </w:rPr>
        <w:t>的背后，是大量真实、迫切的用户提问在驱动。这揭示了用户参与度的深层本质，是未被满足的信息需求的直接体现。</w:t>
      </w:r>
    </w:p>
    <w:p w14:paraId="6AB8A9B4" w14:textId="77777777" w:rsidR="00F54B80" w:rsidRDefault="00000000">
      <w:pPr>
        <w:pStyle w:val="altz"/>
        <w:ind w:firstLine="480"/>
      </w:pPr>
      <w:r>
        <w:rPr>
          <w:rFonts w:hint="eastAsia"/>
        </w:rPr>
        <w:t>本研究也揭示了社交媒体健康传播中的“问答真空”现象。以往研究多在讨论错误信息的泛滥，而本研究则通过海量问题数据的呈现，直观地展示了这个供需极度不平衡的“市场”——需求（提问）旺盛，而优质供给（专业回答）严重缺位。</w:t>
      </w:r>
    </w:p>
    <w:p w14:paraId="1DCFA594" w14:textId="77777777" w:rsidR="00F54B80" w:rsidRDefault="00000000">
      <w:pPr>
        <w:pStyle w:val="2"/>
        <w:spacing w:before="163" w:after="163"/>
        <w:rPr>
          <w:rFonts w:hint="eastAsia"/>
        </w:rPr>
      </w:pPr>
      <w:bookmarkStart w:id="74" w:name="_Toc226059692"/>
      <w:commentRangeStart w:id="75"/>
      <w:r>
        <w:rPr>
          <w:rFonts w:hint="eastAsia"/>
        </w:rPr>
        <w:t>本章小结</w:t>
      </w:r>
      <w:bookmarkEnd w:id="74"/>
    </w:p>
    <w:p w14:paraId="58D61580" w14:textId="77777777" w:rsidR="00F54B80" w:rsidRDefault="00000000">
      <w:pPr>
        <w:pStyle w:val="altz"/>
        <w:ind w:firstLine="480"/>
      </w:pPr>
      <w:r>
        <w:rPr>
          <w:rFonts w:hint="eastAsia"/>
        </w:rPr>
        <w:t>本章通过对</w:t>
      </w:r>
      <w:r>
        <w:rPr>
          <w:rFonts w:hint="eastAsia"/>
        </w:rPr>
        <w:t>Bilibili</w:t>
      </w:r>
      <w:r>
        <w:rPr>
          <w:rFonts w:hint="eastAsia"/>
        </w:rPr>
        <w:t>平台</w:t>
      </w:r>
      <w:r>
        <w:rPr>
          <w:rFonts w:hint="eastAsia"/>
        </w:rPr>
        <w:t>3780</w:t>
      </w:r>
      <w:r>
        <w:rPr>
          <w:rFonts w:hint="eastAsia"/>
        </w:rPr>
        <w:t>条青少年生殖健康相关评论的系统性分类与分析，深入洞察了当代青少年在数字环境下的真实信息需求图景。研究发现，青少年的关注点高度集中于安全套使用、基础生理知识等实用性议题，同时对人工流产等高风险、高敏感话题抱有强烈的讨论意愿。</w:t>
      </w:r>
    </w:p>
    <w:p w14:paraId="32E2997B" w14:textId="77777777" w:rsidR="00F54B80" w:rsidRDefault="00000000">
      <w:pPr>
        <w:pStyle w:val="altz"/>
        <w:ind w:firstLine="480"/>
      </w:pPr>
      <w:r>
        <w:rPr>
          <w:rFonts w:hint="eastAsia"/>
        </w:rPr>
        <w:t>通过对不同主题下问题特征的定性分析，本研究描绘了青少年在尺寸适配、药物副作用、操作细节、风险恐惧和情感支持等方面的具体困惑。这些发现共同揭示了青少年对可操作的实用知识、对“正常”的身份认同、对风险评估以及对情感支持的四大核心需求。然而，在这些旺盛的需求背后，是同伴间错误信息传播、危险行为认知不足以及专业声音严重缺位的巨大风险。</w:t>
      </w:r>
    </w:p>
    <w:p w14:paraId="34EAA9AE" w14:textId="77777777" w:rsidR="00F54B80" w:rsidRDefault="00000000">
      <w:pPr>
        <w:pStyle w:val="altz"/>
        <w:ind w:firstLine="480"/>
        <w:sectPr w:rsidR="00F54B80">
          <w:headerReference w:type="default" r:id="rId31"/>
          <w:endnotePr>
            <w:numFmt w:val="decimal"/>
          </w:endnotePr>
          <w:pgSz w:w="11906" w:h="16838"/>
          <w:pgMar w:top="1701" w:right="1418" w:bottom="1701" w:left="1418" w:header="851" w:footer="850" w:gutter="0"/>
          <w:cols w:space="425"/>
          <w:docGrid w:type="linesAndChars" w:linePitch="326"/>
        </w:sectPr>
      </w:pPr>
      <w:r>
        <w:rPr>
          <w:rFonts w:hint="eastAsia"/>
        </w:rPr>
        <w:t>本章的分析不仅为理解青少年数字健康行为提供了来自需求侧的一手数据，更重要的是，它清晰地指出了当</w:t>
      </w:r>
      <w:proofErr w:type="gramStart"/>
      <w:r>
        <w:rPr>
          <w:rFonts w:hint="eastAsia"/>
        </w:rPr>
        <w:t>前健康</w:t>
      </w:r>
      <w:proofErr w:type="gramEnd"/>
      <w:r>
        <w:rPr>
          <w:rFonts w:hint="eastAsia"/>
        </w:rPr>
        <w:t>教育的痛点与机遇。这些被识别、被分类的真实用户问题，正是构建下一代智能健康教育工具最宝贵的“原材料”。</w:t>
      </w:r>
      <w:commentRangeEnd w:id="75"/>
      <w:r>
        <w:commentReference w:id="75"/>
      </w:r>
    </w:p>
    <w:p w14:paraId="77C45ADE" w14:textId="77777777" w:rsidR="00F54B80" w:rsidRDefault="00000000">
      <w:pPr>
        <w:pStyle w:val="1"/>
        <w:spacing w:before="326" w:after="326"/>
        <w:rPr>
          <w:rFonts w:hint="eastAsia"/>
        </w:rPr>
      </w:pPr>
      <w:bookmarkStart w:id="76" w:name="_Toc226059693"/>
      <w:r>
        <w:rPr>
          <w:rFonts w:hint="eastAsia"/>
        </w:rPr>
        <w:lastRenderedPageBreak/>
        <w:t>基于大语言模型的问题规范化与问答数据集构建</w:t>
      </w:r>
      <w:bookmarkEnd w:id="76"/>
    </w:p>
    <w:p w14:paraId="67C0C392" w14:textId="77777777" w:rsidR="00F54B80" w:rsidRDefault="00000000">
      <w:pPr>
        <w:pStyle w:val="altz"/>
        <w:ind w:firstLine="480"/>
      </w:pPr>
      <w:commentRangeStart w:id="77"/>
      <w:r>
        <w:t>在上一章中，通过对</w:t>
      </w:r>
      <w:r>
        <w:t>Bilibili</w:t>
      </w:r>
      <w:r>
        <w:t>用户生成内容的深度挖掘，</w:t>
      </w:r>
      <w:r>
        <w:rPr>
          <w:rFonts w:hint="eastAsia"/>
        </w:rPr>
        <w:t>研究</w:t>
      </w:r>
      <w:r>
        <w:t>成功识别并提取了大量反映青少年真实困惑的生殖健康问题。然而，这些源自真实网络语境的原始问题，往往呈现出零散、口语化、语义模糊甚至包含错误信息的特点，无法直接作为高质量的训练语料用于大语言模型的微调。因此，本章的核心任务是解决这一</w:t>
      </w:r>
      <w:r>
        <w:rPr>
          <w:rFonts w:hint="eastAsia"/>
        </w:rPr>
        <w:t>“</w:t>
      </w:r>
      <w:r>
        <w:t>数据鸿沟</w:t>
      </w:r>
      <w:r>
        <w:rPr>
          <w:rFonts w:hint="eastAsia"/>
        </w:rPr>
        <w:t>”，</w:t>
      </w:r>
      <w:r>
        <w:t>即设计并执行一套系统化的流程，将这些原始、非结构化的用户提问，转化为兼具科学性、教育性和</w:t>
      </w:r>
      <w:proofErr w:type="gramStart"/>
      <w:r>
        <w:t>可</w:t>
      </w:r>
      <w:proofErr w:type="gramEnd"/>
      <w:r>
        <w:t>训练性的高质量问答（</w:t>
      </w:r>
      <w:r>
        <w:t>Q&amp;A</w:t>
      </w:r>
      <w:r>
        <w:t>）数据集。</w:t>
      </w:r>
      <w:commentRangeEnd w:id="77"/>
      <w:r>
        <w:commentReference w:id="77"/>
      </w:r>
    </w:p>
    <w:p w14:paraId="09A2EE3D" w14:textId="77777777" w:rsidR="00F54B80" w:rsidRDefault="00000000">
      <w:pPr>
        <w:pStyle w:val="altz"/>
        <w:ind w:firstLine="480"/>
      </w:pPr>
      <w:r>
        <w:t>本章将首先阐述问题规范化的设计目标与原则，并介绍如何利用大语言模型（</w:t>
      </w:r>
      <w:r>
        <w:t>LLM</w:t>
      </w:r>
      <w:r>
        <w:t>）实现这一过程。随后，将详细说明问答对中</w:t>
      </w:r>
      <w:r>
        <w:t>“</w:t>
      </w:r>
      <w:r>
        <w:t>答案</w:t>
      </w:r>
      <w:r>
        <w:t>”</w:t>
      </w:r>
      <w:r>
        <w:t>部分的生成方法，包括其生成原则、提示词工程设计，以及确保内容质量的人工修订与专家审核机制。</w:t>
      </w:r>
    </w:p>
    <w:p w14:paraId="42DEF6ED" w14:textId="77777777" w:rsidR="00F54B80" w:rsidRDefault="00000000">
      <w:pPr>
        <w:pStyle w:val="2"/>
        <w:spacing w:before="163" w:after="163"/>
        <w:rPr>
          <w:rFonts w:hint="eastAsia"/>
        </w:rPr>
      </w:pPr>
      <w:bookmarkStart w:id="78" w:name="_Toc226059694"/>
      <w:r>
        <w:rPr>
          <w:rFonts w:hint="eastAsia"/>
        </w:rPr>
        <w:t>问题规范化设计</w:t>
      </w:r>
      <w:bookmarkEnd w:id="78"/>
    </w:p>
    <w:p w14:paraId="54DA4BFD" w14:textId="77777777" w:rsidR="00F54B80" w:rsidRDefault="00000000">
      <w:pPr>
        <w:pStyle w:val="altz"/>
        <w:ind w:firstLine="480"/>
      </w:pPr>
      <w:r>
        <w:rPr>
          <w:rFonts w:hint="eastAsia"/>
        </w:rPr>
        <w:t>问题规范化是将原始用户评论转化为标准、清晰问题的关键第一步。其目的是在保留用户真实意图的前提下，消除语言表达上的歧义与不规范，为后续生成高质量答案和模型训练奠定坚实基础。</w:t>
      </w:r>
    </w:p>
    <w:p w14:paraId="46F96743" w14:textId="77777777" w:rsidR="00F54B80" w:rsidRDefault="00000000">
      <w:pPr>
        <w:pStyle w:val="3"/>
        <w:spacing w:before="163"/>
        <w:rPr>
          <w:rFonts w:hint="eastAsia"/>
        </w:rPr>
      </w:pPr>
      <w:bookmarkStart w:id="79" w:name="_Toc226059695"/>
      <w:r>
        <w:rPr>
          <w:rFonts w:hint="eastAsia"/>
        </w:rPr>
        <w:t>规范化目标</w:t>
      </w:r>
      <w:bookmarkEnd w:id="79"/>
    </w:p>
    <w:p w14:paraId="68FB4DFA" w14:textId="77777777" w:rsidR="00F54B80" w:rsidRDefault="00000000">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000000">
      <w:pPr>
        <w:pStyle w:val="altz"/>
        <w:numPr>
          <w:ilvl w:val="0"/>
          <w:numId w:val="18"/>
        </w:numPr>
        <w:ind w:firstLineChars="0"/>
      </w:pPr>
      <w:r>
        <w:rPr>
          <w:rFonts w:hint="eastAsia"/>
        </w:rPr>
        <w:t>语义清晰：转化后的问题应具备明确、无歧义的语义，即使脱离原始的评论上下文，也能被独立理解。这意味着需要补全省略的语境，</w:t>
      </w:r>
      <w:proofErr w:type="gramStart"/>
      <w:r>
        <w:rPr>
          <w:rFonts w:hint="eastAsia"/>
        </w:rPr>
        <w:t>明确指</w:t>
      </w:r>
      <w:proofErr w:type="gramEnd"/>
      <w:r>
        <w:rPr>
          <w:rFonts w:hint="eastAsia"/>
        </w:rPr>
        <w:t>代对象。</w:t>
      </w:r>
    </w:p>
    <w:p w14:paraId="6F16B440" w14:textId="77777777" w:rsidR="00F54B80" w:rsidRDefault="00000000">
      <w:pPr>
        <w:pStyle w:val="altz"/>
        <w:numPr>
          <w:ilvl w:val="0"/>
          <w:numId w:val="18"/>
        </w:numPr>
        <w:ind w:firstLineChars="0"/>
      </w:pPr>
      <w:r>
        <w:rPr>
          <w:rFonts w:hint="eastAsia"/>
        </w:rPr>
        <w:t>医学表达规范：将原始提问中可能存在的俚语、错别字或不准确的医学术语，修正为标准的医学或科普表达。例如，将“体外”修正为“体外排精法”，将“紧急药”明确为“紧急避孕药”。</w:t>
      </w:r>
    </w:p>
    <w:p w14:paraId="550DFF59" w14:textId="77777777" w:rsidR="00F54B80" w:rsidRDefault="00000000">
      <w:pPr>
        <w:pStyle w:val="altz"/>
        <w:numPr>
          <w:ilvl w:val="0"/>
          <w:numId w:val="18"/>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000000">
      <w:pPr>
        <w:pStyle w:val="altz"/>
        <w:numPr>
          <w:ilvl w:val="0"/>
          <w:numId w:val="18"/>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000000">
      <w:pPr>
        <w:pStyle w:val="3"/>
        <w:spacing w:before="163"/>
        <w:rPr>
          <w:rFonts w:hint="eastAsia"/>
        </w:rPr>
      </w:pPr>
      <w:bookmarkStart w:id="80" w:name="_Toc226059696"/>
      <w:r>
        <w:rPr>
          <w:rFonts w:hint="eastAsia"/>
        </w:rPr>
        <w:t>规范化原则</w:t>
      </w:r>
      <w:bookmarkEnd w:id="80"/>
    </w:p>
    <w:p w14:paraId="3648794D" w14:textId="77777777" w:rsidR="00F54B80" w:rsidRDefault="00000000">
      <w:pPr>
        <w:pStyle w:val="altz"/>
        <w:ind w:firstLine="480"/>
      </w:pPr>
      <w:r>
        <w:rPr>
          <w:rFonts w:hint="eastAsia"/>
        </w:rPr>
        <w:t>为实现上述目标，并对大语言模型的行为进行有效约束，本研究制定了以下四项基本原则，作为问题规范化过程中的核心要求：</w:t>
      </w:r>
    </w:p>
    <w:p w14:paraId="78355DE5" w14:textId="77777777" w:rsidR="00F54B80" w:rsidRDefault="00000000">
      <w:pPr>
        <w:pStyle w:val="altz"/>
        <w:numPr>
          <w:ilvl w:val="0"/>
          <w:numId w:val="19"/>
        </w:numPr>
        <w:ind w:firstLineChars="0"/>
      </w:pPr>
      <w:r>
        <w:rPr>
          <w:rFonts w:hint="eastAsia"/>
        </w:rPr>
        <w:t>不改变核心语义原则：严禁改变提问者</w:t>
      </w:r>
      <w:proofErr w:type="gramStart"/>
      <w:r>
        <w:rPr>
          <w:rFonts w:hint="eastAsia"/>
        </w:rPr>
        <w:t>最</w:t>
      </w:r>
      <w:proofErr w:type="gramEnd"/>
      <w:r>
        <w:rPr>
          <w:rFonts w:hint="eastAsia"/>
        </w:rPr>
        <w:t>核心的疑问点。例如，如果用户问“漏</w:t>
      </w:r>
      <w:r>
        <w:rPr>
          <w:rFonts w:hint="eastAsia"/>
        </w:rPr>
        <w:lastRenderedPageBreak/>
        <w:t>服了一天避孕药怎么办？”，规范化时不能将其改为“如何正确服用避孕药？”。</w:t>
      </w:r>
    </w:p>
    <w:p w14:paraId="32602183" w14:textId="77777777" w:rsidR="00F54B80" w:rsidRDefault="00000000">
      <w:pPr>
        <w:pStyle w:val="altz"/>
        <w:numPr>
          <w:ilvl w:val="0"/>
          <w:numId w:val="19"/>
        </w:numPr>
        <w:ind w:firstLineChars="0"/>
      </w:pPr>
      <w:r>
        <w:rPr>
          <w:rFonts w:hint="eastAsia"/>
        </w:rPr>
        <w:t>不引入额外假设原则：禁止在规范化过程中添加原始评论未提及的任何具体条件或个人情况。例如，对于“吃了紧急避孕药后出血了，正常吗？”的提问，不能擅自假设出血量、颜色或持续时间等信息。</w:t>
      </w:r>
    </w:p>
    <w:p w14:paraId="2CF27A3B" w14:textId="77777777" w:rsidR="00F54B80" w:rsidRDefault="00000000">
      <w:pPr>
        <w:pStyle w:val="altz"/>
        <w:numPr>
          <w:ilvl w:val="0"/>
          <w:numId w:val="19"/>
        </w:numPr>
        <w:ind w:firstLineChars="0"/>
      </w:pPr>
      <w:r>
        <w:rPr>
          <w:rFonts w:hint="eastAsia"/>
        </w:rPr>
        <w:t>减少歧义与模糊原则：尽力将模糊、口语化的表达转化为精确、书面化的语言。例如，将“那个药”明确为具体的药物类型（如“短效口服避孕药”），将“是不是就安全了”细化为“是否意味着可以有效避孕”。</w:t>
      </w:r>
    </w:p>
    <w:p w14:paraId="6D47E287" w14:textId="77777777" w:rsidR="00F54B80" w:rsidRDefault="00000000">
      <w:pPr>
        <w:pStyle w:val="altz"/>
        <w:numPr>
          <w:ilvl w:val="0"/>
          <w:numId w:val="19"/>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000000">
      <w:pPr>
        <w:pStyle w:val="3"/>
        <w:spacing w:before="163"/>
        <w:rPr>
          <w:rFonts w:hint="eastAsia"/>
        </w:rPr>
      </w:pPr>
      <w:bookmarkStart w:id="81" w:name="_Toc226059697"/>
      <w:r>
        <w:rPr>
          <w:rFonts w:hint="eastAsia"/>
        </w:rPr>
        <w:t>提示</w:t>
      </w:r>
      <w:proofErr w:type="gramStart"/>
      <w:r>
        <w:rPr>
          <w:rFonts w:hint="eastAsia"/>
        </w:rPr>
        <w:t>词设计</w:t>
      </w:r>
      <w:proofErr w:type="gramEnd"/>
      <w:r>
        <w:rPr>
          <w:rFonts w:hint="eastAsia"/>
        </w:rPr>
        <w:t>与执行流程</w:t>
      </w:r>
      <w:bookmarkEnd w:id="81"/>
    </w:p>
    <w:p w14:paraId="715BDCCF" w14:textId="77777777" w:rsidR="00F54B80" w:rsidRDefault="00000000">
      <w:pPr>
        <w:pStyle w:val="altz"/>
        <w:ind w:firstLine="480"/>
      </w:pPr>
      <w:r>
        <w:rPr>
          <w:rFonts w:hint="eastAsia"/>
        </w:rPr>
        <w:t>基于上述目标与原则，我们设计了一套结构化的提示词（</w:t>
      </w:r>
      <w:r>
        <w:rPr>
          <w:rFonts w:hint="eastAsia"/>
        </w:rPr>
        <w:t>Prompt</w:t>
      </w:r>
      <w:r>
        <w:rPr>
          <w:rFonts w:hint="eastAsia"/>
        </w:rPr>
        <w:t>）来引导大语言模型（</w:t>
      </w:r>
      <w:commentRangeStart w:id="82"/>
      <w:r>
        <w:rPr>
          <w:rFonts w:hint="eastAsia"/>
        </w:rPr>
        <w:t>本研究选用</w:t>
      </w:r>
      <w:r>
        <w:rPr>
          <w:rFonts w:hint="eastAsia"/>
        </w:rPr>
        <w:t>Qwen</w:t>
      </w:r>
      <w:r>
        <w:rPr>
          <w:rFonts w:hint="eastAsia"/>
        </w:rPr>
        <w:t>系列模型）执行问题规范化任务</w:t>
      </w:r>
      <w:commentRangeEnd w:id="82"/>
      <w:r>
        <w:rPr>
          <w:rStyle w:val="afb"/>
          <w:rFonts w:hint="eastAsia"/>
          <w:sz w:val="24"/>
          <w:szCs w:val="22"/>
        </w:rPr>
        <w:commentReference w:id="82"/>
      </w:r>
      <w:r>
        <w:rPr>
          <w:rFonts w:hint="eastAsia"/>
        </w:rPr>
        <w:t>。提示词模板如下：</w:t>
      </w:r>
    </w:p>
    <w:p w14:paraId="1680BA6C" w14:textId="77777777" w:rsidR="00F54B80" w:rsidRDefault="00000000">
      <w:pPr>
        <w:pStyle w:val="a3"/>
        <w:keepNext/>
        <w:spacing w:beforeLines="50" w:before="163" w:afterLines="0" w:after="0"/>
        <w:jc w:val="center"/>
        <w:rPr>
          <w:rFonts w:hint="eastAsia"/>
          <w:sz w:val="21"/>
          <w:szCs w:val="21"/>
        </w:rPr>
      </w:pPr>
      <w:r>
        <w:rPr>
          <w:rFonts w:hint="eastAsia"/>
          <w:sz w:val="21"/>
          <w:szCs w:val="21"/>
        </w:rPr>
        <w:t>表</w:t>
      </w:r>
      <w:r>
        <w:rPr>
          <w:rFonts w:hint="eastAsia"/>
          <w:sz w:val="21"/>
          <w:szCs w:val="21"/>
        </w:rPr>
        <w:t xml:space="preserve"> </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5</w:t>
      </w:r>
      <w:r>
        <w:rPr>
          <w:rFonts w:hint="eastAsia"/>
          <w:sz w:val="21"/>
          <w:szCs w:val="21"/>
        </w:rPr>
        <w:fldChar w:fldCharType="end"/>
      </w:r>
      <w:r>
        <w:rPr>
          <w:rFonts w:hint="eastAsia"/>
          <w:sz w:val="21"/>
          <w:szCs w:val="21"/>
        </w:rPr>
        <w:noBreakHyphen/>
      </w:r>
      <w:r>
        <w:rPr>
          <w:rFonts w:hint="eastAsia"/>
          <w:sz w:val="21"/>
          <w:szCs w:val="21"/>
        </w:rPr>
        <w:fldChar w:fldCharType="begin"/>
      </w:r>
      <w:r>
        <w:rPr>
          <w:rFonts w:hint="eastAsia"/>
          <w:sz w:val="21"/>
          <w:szCs w:val="21"/>
        </w:rPr>
        <w:instrText xml:space="preserve"> SEQ </w:instrText>
      </w:r>
      <w:r>
        <w:rPr>
          <w:rFonts w:hint="eastAsia"/>
          <w:sz w:val="21"/>
          <w:szCs w:val="21"/>
        </w:rPr>
        <w:instrText>表</w:instrText>
      </w:r>
      <w:r>
        <w:rPr>
          <w:rFonts w:hint="eastAsia"/>
          <w:sz w:val="21"/>
          <w:szCs w:val="21"/>
        </w:rPr>
        <w:instrText xml:space="preserve"> \* ARABIC \s 1 </w:instrText>
      </w:r>
      <w:r>
        <w:rPr>
          <w:rFonts w:hint="eastAsia"/>
          <w:sz w:val="21"/>
          <w:szCs w:val="21"/>
        </w:rPr>
        <w:fldChar w:fldCharType="separate"/>
      </w:r>
      <w:r>
        <w:rPr>
          <w:rFonts w:hint="eastAsia"/>
          <w:sz w:val="21"/>
          <w:szCs w:val="21"/>
        </w:rPr>
        <w:t>1</w:t>
      </w:r>
      <w:r>
        <w:rPr>
          <w:rFonts w:hint="eastAsia"/>
          <w:sz w:val="21"/>
          <w:szCs w:val="21"/>
        </w:rPr>
        <w:fldChar w:fldCharType="end"/>
      </w:r>
      <w:r>
        <w:rPr>
          <w:rFonts w:hint="eastAsia"/>
          <w:sz w:val="21"/>
          <w:szCs w:val="21"/>
        </w:rPr>
        <w:t xml:space="preserve"> </w:t>
      </w:r>
      <w:r>
        <w:rPr>
          <w:rFonts w:hint="eastAsia"/>
          <w:sz w:val="21"/>
          <w:szCs w:val="21"/>
        </w:rPr>
        <w:t>问题规范化提示词</w:t>
      </w:r>
    </w:p>
    <w:tbl>
      <w:tblPr>
        <w:tblStyle w:val="af7"/>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Default="00000000">
            <w:pPr>
              <w:pStyle w:val="altz"/>
              <w:ind w:firstLineChars="0" w:firstLine="0"/>
            </w:pPr>
            <w:r>
              <w:rPr>
                <w:rFonts w:hint="eastAsia"/>
              </w:rPr>
              <w:t xml:space="preserve">## </w:t>
            </w:r>
            <w:r>
              <w:rPr>
                <w:rFonts w:hint="eastAsia"/>
              </w:rPr>
              <w:t>任务</w:t>
            </w:r>
          </w:p>
          <w:p w14:paraId="42019556" w14:textId="77777777" w:rsidR="00F54B80" w:rsidRDefault="00000000">
            <w:pPr>
              <w:pStyle w:val="altz"/>
              <w:ind w:firstLineChars="0" w:firstLine="0"/>
            </w:pPr>
            <w:r>
              <w:rPr>
                <w:rFonts w:hint="eastAsia"/>
              </w:rPr>
              <w:t>你是一名专业的青少年生殖健康教育专家和医学编辑。</w:t>
            </w:r>
          </w:p>
          <w:p w14:paraId="51CADD2E" w14:textId="77777777" w:rsidR="00F54B80" w:rsidRDefault="00000000">
            <w:pPr>
              <w:pStyle w:val="altz"/>
              <w:ind w:firstLineChars="0" w:firstLine="0"/>
            </w:pPr>
            <w:r>
              <w:rPr>
                <w:rFonts w:hint="eastAsia"/>
              </w:rPr>
              <w:t>你的任务是处理来自社交媒体（</w:t>
            </w:r>
            <w:r>
              <w:rPr>
                <w:rFonts w:hint="eastAsia"/>
              </w:rPr>
              <w:t>Bilibili</w:t>
            </w:r>
            <w:r>
              <w:rPr>
                <w:rFonts w:hint="eastAsia"/>
              </w:rPr>
              <w:t>）的用户评论，将其中包含的非正式、口语化的健康疑问，转化为“科学、规范、标准”的医学问答题目。</w:t>
            </w:r>
          </w:p>
          <w:p w14:paraId="6E941EDA" w14:textId="77777777" w:rsidR="00F54B80" w:rsidRDefault="00F54B80">
            <w:pPr>
              <w:pStyle w:val="altz"/>
              <w:ind w:firstLine="480"/>
            </w:pPr>
          </w:p>
          <w:p w14:paraId="437075AD" w14:textId="77777777" w:rsidR="00F54B80" w:rsidRDefault="00000000">
            <w:pPr>
              <w:pStyle w:val="altz"/>
              <w:ind w:firstLineChars="0" w:firstLine="0"/>
            </w:pPr>
            <w:r>
              <w:rPr>
                <w:rFonts w:hint="eastAsia"/>
              </w:rPr>
              <w:t>请遵循以下原则：</w:t>
            </w:r>
          </w:p>
          <w:p w14:paraId="4C5F37A7" w14:textId="77777777" w:rsidR="00F54B80" w:rsidRDefault="00000000">
            <w:pPr>
              <w:pStyle w:val="altz"/>
              <w:ind w:firstLine="480"/>
            </w:pPr>
            <w:r>
              <w:rPr>
                <w:rFonts w:hint="eastAsia"/>
              </w:rPr>
              <w:t>1. **</w:t>
            </w:r>
            <w:r>
              <w:rPr>
                <w:rFonts w:hint="eastAsia"/>
              </w:rPr>
              <w:t>识别问题</w:t>
            </w:r>
            <w:r>
              <w:rPr>
                <w:rFonts w:hint="eastAsia"/>
              </w:rPr>
              <w:t>**</w:t>
            </w:r>
            <w:r>
              <w:rPr>
                <w:rFonts w:hint="eastAsia"/>
              </w:rPr>
              <w:t>：判断评论是否包含实质性的生殖健康问题。如果是纯粹的情绪发泄、无关玩笑或无意义内容，标记为非问题。</w:t>
            </w:r>
          </w:p>
          <w:p w14:paraId="7BE6D848" w14:textId="77777777" w:rsidR="00F54B80" w:rsidRDefault="00000000">
            <w:pPr>
              <w:pStyle w:val="altz"/>
              <w:ind w:firstLine="480"/>
            </w:pPr>
            <w:r>
              <w:rPr>
                <w:rFonts w:hint="eastAsia"/>
              </w:rPr>
              <w:t>2. **</w:t>
            </w:r>
            <w:r>
              <w:rPr>
                <w:rFonts w:hint="eastAsia"/>
              </w:rPr>
              <w:t>术语规范化</w:t>
            </w:r>
            <w:r>
              <w:rPr>
                <w:rFonts w:hint="eastAsia"/>
              </w:rPr>
              <w:t>**</w:t>
            </w:r>
            <w:r>
              <w:rPr>
                <w:rFonts w:hint="eastAsia"/>
              </w:rPr>
              <w:t>：将网络用语转化为医学术语（例如：“套套”</w:t>
            </w:r>
            <w:r>
              <w:rPr>
                <w:rFonts w:hint="eastAsia"/>
              </w:rPr>
              <w:t>-&gt;</w:t>
            </w:r>
            <w:r>
              <w:rPr>
                <w:rFonts w:hint="eastAsia"/>
              </w:rPr>
              <w:t>“避孕套</w:t>
            </w:r>
            <w:r>
              <w:rPr>
                <w:rFonts w:hint="eastAsia"/>
              </w:rPr>
              <w:t>/</w:t>
            </w:r>
            <w:r>
              <w:rPr>
                <w:rFonts w:hint="eastAsia"/>
              </w:rPr>
              <w:t>安全套”，“大姨妈”</w:t>
            </w:r>
            <w:r>
              <w:rPr>
                <w:rFonts w:hint="eastAsia"/>
              </w:rPr>
              <w:t>-&gt;</w:t>
            </w:r>
            <w:r>
              <w:rPr>
                <w:rFonts w:hint="eastAsia"/>
              </w:rPr>
              <w:t>“月经”，“有了”</w:t>
            </w:r>
            <w:r>
              <w:rPr>
                <w:rFonts w:hint="eastAsia"/>
              </w:rPr>
              <w:t>-&gt;</w:t>
            </w:r>
            <w:r>
              <w:rPr>
                <w:rFonts w:hint="eastAsia"/>
              </w:rPr>
              <w:t>“怀孕”）。</w:t>
            </w:r>
          </w:p>
          <w:p w14:paraId="62044175" w14:textId="77777777" w:rsidR="00F54B80" w:rsidRDefault="00000000">
            <w:pPr>
              <w:pStyle w:val="altz"/>
              <w:ind w:firstLine="480"/>
            </w:pPr>
            <w:r>
              <w:rPr>
                <w:rFonts w:hint="eastAsia"/>
              </w:rPr>
              <w:t>3. **</w:t>
            </w:r>
            <w:r>
              <w:rPr>
                <w:rFonts w:hint="eastAsia"/>
              </w:rPr>
              <w:t>去语境化与</w:t>
            </w:r>
            <w:proofErr w:type="gramStart"/>
            <w:r>
              <w:rPr>
                <w:rFonts w:hint="eastAsia"/>
              </w:rPr>
              <w:t>去噪</w:t>
            </w:r>
            <w:r>
              <w:rPr>
                <w:rFonts w:hint="eastAsia"/>
              </w:rPr>
              <w:t>**</w:t>
            </w:r>
            <w:proofErr w:type="gramEnd"/>
            <w:r>
              <w:rPr>
                <w:rFonts w:hint="eastAsia"/>
              </w:rPr>
              <w:t>：去除表情符号、语气词（如“咋办”、“救命”）、具体的个人琐碎细节（除非对病情判断必要），使问题具有普适性和教育价值。</w:t>
            </w:r>
          </w:p>
          <w:p w14:paraId="585016B8" w14:textId="77777777" w:rsidR="00F54B80" w:rsidRDefault="00000000">
            <w:pPr>
              <w:pStyle w:val="altz"/>
              <w:ind w:firstLine="480"/>
            </w:pPr>
            <w:r>
              <w:rPr>
                <w:rFonts w:hint="eastAsia"/>
              </w:rPr>
              <w:t>4. **</w:t>
            </w:r>
            <w:r>
              <w:rPr>
                <w:rFonts w:hint="eastAsia"/>
              </w:rPr>
              <w:t>科学重写</w:t>
            </w:r>
            <w:r>
              <w:rPr>
                <w:rFonts w:hint="eastAsia"/>
              </w:rPr>
              <w:t>**</w:t>
            </w:r>
            <w:r>
              <w:rPr>
                <w:rFonts w:hint="eastAsia"/>
              </w:rPr>
              <w:t>：将问题改写为通顺、客观的疑问句。</w:t>
            </w:r>
          </w:p>
          <w:p w14:paraId="13847C4B" w14:textId="77777777" w:rsidR="00F54B80" w:rsidRDefault="00F54B80">
            <w:pPr>
              <w:pStyle w:val="altz"/>
              <w:ind w:firstLine="480"/>
            </w:pPr>
          </w:p>
          <w:p w14:paraId="5CA10EDA" w14:textId="77777777" w:rsidR="00F54B80" w:rsidRDefault="00000000">
            <w:pPr>
              <w:pStyle w:val="altz"/>
              <w:ind w:firstLineChars="0" w:firstLine="0"/>
            </w:pPr>
            <w:r>
              <w:rPr>
                <w:rFonts w:hint="eastAsia"/>
              </w:rPr>
              <w:t>请以</w:t>
            </w:r>
            <w:r>
              <w:rPr>
                <w:rFonts w:hint="eastAsia"/>
              </w:rPr>
              <w:t xml:space="preserve"> JSON </w:t>
            </w:r>
            <w:r>
              <w:rPr>
                <w:rFonts w:hint="eastAsia"/>
              </w:rPr>
              <w:t>格式返回结果，不要包含</w:t>
            </w:r>
            <w:r>
              <w:rPr>
                <w:rFonts w:hint="eastAsia"/>
              </w:rPr>
              <w:t>Markdown</w:t>
            </w:r>
            <w:r>
              <w:rPr>
                <w:rFonts w:hint="eastAsia"/>
              </w:rPr>
              <w:t>格式标记：</w:t>
            </w:r>
          </w:p>
          <w:p w14:paraId="29C3B795" w14:textId="77777777" w:rsidR="00F54B80" w:rsidRDefault="00000000">
            <w:pPr>
              <w:pStyle w:val="altz"/>
              <w:ind w:firstLineChars="0" w:firstLine="0"/>
            </w:pPr>
            <w:r>
              <w:t>{</w:t>
            </w:r>
          </w:p>
          <w:p w14:paraId="5466A8AB" w14:textId="77777777" w:rsidR="00F54B80" w:rsidRDefault="00000000">
            <w:pPr>
              <w:pStyle w:val="altz"/>
              <w:ind w:firstLineChars="0" w:firstLine="0"/>
            </w:pPr>
            <w:r>
              <w:rPr>
                <w:rFonts w:hint="eastAsia"/>
              </w:rPr>
              <w:t xml:space="preserve">    "</w:t>
            </w:r>
            <w:proofErr w:type="spellStart"/>
            <w:r>
              <w:rPr>
                <w:rFonts w:hint="eastAsia"/>
              </w:rPr>
              <w:t>is_question</w:t>
            </w:r>
            <w:proofErr w:type="spellEnd"/>
            <w:r>
              <w:rPr>
                <w:rFonts w:hint="eastAsia"/>
              </w:rPr>
              <w:t xml:space="preserve">": true/false,  // </w:t>
            </w:r>
            <w:r>
              <w:rPr>
                <w:rFonts w:hint="eastAsia"/>
              </w:rPr>
              <w:t>是否包含健康问题</w:t>
            </w:r>
          </w:p>
          <w:p w14:paraId="01618449" w14:textId="77777777" w:rsidR="00F54B80" w:rsidRDefault="00000000">
            <w:pPr>
              <w:pStyle w:val="altz"/>
              <w:ind w:firstLineChars="0" w:firstLine="0"/>
            </w:pPr>
            <w:r>
              <w:rPr>
                <w:rFonts w:hint="eastAsia"/>
              </w:rPr>
              <w:t xml:space="preserve">    "</w:t>
            </w:r>
            <w:proofErr w:type="spellStart"/>
            <w:r>
              <w:rPr>
                <w:rFonts w:hint="eastAsia"/>
              </w:rPr>
              <w:t>original_intent</w:t>
            </w:r>
            <w:proofErr w:type="spellEnd"/>
            <w:r>
              <w:rPr>
                <w:rFonts w:hint="eastAsia"/>
              </w:rPr>
              <w:t>": "</w:t>
            </w:r>
            <w:r>
              <w:rPr>
                <w:rFonts w:hint="eastAsia"/>
              </w:rPr>
              <w:t>简要概括用户意图</w:t>
            </w:r>
            <w:r>
              <w:rPr>
                <w:rFonts w:hint="eastAsia"/>
              </w:rPr>
              <w:t>",</w:t>
            </w:r>
          </w:p>
          <w:p w14:paraId="151CA808" w14:textId="77777777" w:rsidR="00F54B80" w:rsidRDefault="00000000">
            <w:pPr>
              <w:pStyle w:val="altz"/>
              <w:ind w:firstLineChars="0" w:firstLine="0"/>
            </w:pPr>
            <w:r>
              <w:rPr>
                <w:rFonts w:hint="eastAsia"/>
              </w:rPr>
              <w:t xml:space="preserve">    "</w:t>
            </w:r>
            <w:proofErr w:type="spellStart"/>
            <w:r>
              <w:rPr>
                <w:rFonts w:hint="eastAsia"/>
              </w:rPr>
              <w:t>rewritten_question</w:t>
            </w:r>
            <w:proofErr w:type="spellEnd"/>
            <w:r>
              <w:rPr>
                <w:rFonts w:hint="eastAsia"/>
              </w:rPr>
              <w:t>": "</w:t>
            </w:r>
            <w:r>
              <w:rPr>
                <w:rFonts w:hint="eastAsia"/>
              </w:rPr>
              <w:t>规范化后的标准问题</w:t>
            </w:r>
            <w:r>
              <w:rPr>
                <w:rFonts w:hint="eastAsia"/>
              </w:rPr>
              <w:t xml:space="preserve">" // </w:t>
            </w:r>
            <w:r>
              <w:rPr>
                <w:rFonts w:hint="eastAsia"/>
              </w:rPr>
              <w:t>如果不是问题，留空</w:t>
            </w:r>
          </w:p>
          <w:p w14:paraId="076707A3" w14:textId="77777777" w:rsidR="00F54B80" w:rsidRDefault="00000000">
            <w:pPr>
              <w:pStyle w:val="altz"/>
              <w:ind w:firstLineChars="0" w:firstLine="0"/>
            </w:pPr>
            <w:r>
              <w:lastRenderedPageBreak/>
              <w:t>}</w:t>
            </w:r>
          </w:p>
          <w:p w14:paraId="169CB732" w14:textId="77777777" w:rsidR="00F54B80" w:rsidRDefault="00F54B80">
            <w:pPr>
              <w:pStyle w:val="altz"/>
              <w:ind w:firstLine="480"/>
            </w:pPr>
          </w:p>
          <w:p w14:paraId="152CB320" w14:textId="77777777" w:rsidR="00F54B80" w:rsidRDefault="00000000">
            <w:pPr>
              <w:pStyle w:val="altz"/>
              <w:ind w:firstLineChars="0" w:firstLine="0"/>
            </w:pPr>
            <w:r>
              <w:rPr>
                <w:rFonts w:hint="eastAsia"/>
              </w:rPr>
              <w:t xml:space="preserve">## </w:t>
            </w:r>
            <w:r>
              <w:rPr>
                <w:rFonts w:hint="eastAsia"/>
              </w:rPr>
              <w:t>上下文信息</w:t>
            </w:r>
          </w:p>
          <w:p w14:paraId="6EE08610" w14:textId="77777777" w:rsidR="00F54B80" w:rsidRDefault="00000000">
            <w:pPr>
              <w:pStyle w:val="altz"/>
              <w:ind w:firstLineChars="0" w:firstLine="0"/>
            </w:pPr>
            <w:r>
              <w:rPr>
                <w:rFonts w:hint="eastAsia"/>
              </w:rPr>
              <w:t>视频标题：</w:t>
            </w:r>
            <w:r>
              <w:rPr>
                <w:rFonts w:hint="eastAsia"/>
              </w:rPr>
              <w:t>{</w:t>
            </w:r>
            <w:proofErr w:type="spellStart"/>
            <w:r>
              <w:rPr>
                <w:rFonts w:hint="eastAsia"/>
              </w:rPr>
              <w:t>video_title</w:t>
            </w:r>
            <w:proofErr w:type="spellEnd"/>
            <w:r>
              <w:rPr>
                <w:rFonts w:hint="eastAsia"/>
              </w:rPr>
              <w:t>}</w:t>
            </w:r>
          </w:p>
          <w:p w14:paraId="3683F52F" w14:textId="77777777" w:rsidR="00F54B80" w:rsidRDefault="00000000">
            <w:pPr>
              <w:pStyle w:val="altz"/>
              <w:ind w:firstLineChars="0" w:firstLine="0"/>
            </w:pPr>
            <w:r>
              <w:rPr>
                <w:rFonts w:hint="eastAsia"/>
              </w:rPr>
              <w:t>用户评论原始内容：</w:t>
            </w:r>
            <w:r>
              <w:rPr>
                <w:rFonts w:hint="eastAsia"/>
              </w:rPr>
              <w:t>{</w:t>
            </w:r>
            <w:proofErr w:type="spellStart"/>
            <w:r>
              <w:rPr>
                <w:rFonts w:hint="eastAsia"/>
              </w:rPr>
              <w:t>comment_content</w:t>
            </w:r>
            <w:proofErr w:type="spellEnd"/>
            <w:r>
              <w:rPr>
                <w:rFonts w:hint="eastAsia"/>
              </w:rPr>
              <w:t>}</w:t>
            </w:r>
          </w:p>
          <w:p w14:paraId="7F61D460" w14:textId="77777777" w:rsidR="00F54B80" w:rsidRDefault="00F54B80">
            <w:pPr>
              <w:pStyle w:val="altz"/>
              <w:ind w:firstLine="480"/>
            </w:pPr>
          </w:p>
          <w:p w14:paraId="2FCE3EA7" w14:textId="77777777" w:rsidR="00F54B80" w:rsidRDefault="00000000">
            <w:pPr>
              <w:pStyle w:val="altz"/>
              <w:ind w:firstLineChars="0" w:firstLine="0"/>
            </w:pPr>
            <w:r>
              <w:rPr>
                <w:rFonts w:hint="eastAsia"/>
              </w:rPr>
              <w:t>请根据上述内容生成</w:t>
            </w:r>
            <w:r>
              <w:rPr>
                <w:rFonts w:hint="eastAsia"/>
              </w:rPr>
              <w:t>JSON</w:t>
            </w:r>
            <w:r>
              <w:rPr>
                <w:rFonts w:hint="eastAsia"/>
              </w:rPr>
              <w:t>响应。</w:t>
            </w:r>
          </w:p>
        </w:tc>
      </w:tr>
    </w:tbl>
    <w:p w14:paraId="6A3A5349" w14:textId="77777777" w:rsidR="00F54B80" w:rsidRDefault="00000000">
      <w:pPr>
        <w:pStyle w:val="altz"/>
        <w:spacing w:beforeLines="50" w:before="163"/>
        <w:ind w:firstLine="480"/>
      </w:pPr>
      <w:r>
        <w:lastRenderedPageBreak/>
        <w:t>执行流程如下：</w:t>
      </w:r>
    </w:p>
    <w:p w14:paraId="5A9A0A62" w14:textId="77777777" w:rsidR="00F54B80" w:rsidRDefault="00000000">
      <w:pPr>
        <w:pStyle w:val="altz"/>
        <w:numPr>
          <w:ilvl w:val="0"/>
          <w:numId w:val="20"/>
        </w:numPr>
        <w:ind w:firstLineChars="0"/>
      </w:pPr>
      <w:r>
        <w:rPr>
          <w:b/>
          <w:bCs/>
        </w:rPr>
        <w:t>批量处理：</w:t>
      </w:r>
      <w:r>
        <w:t>将第四章中筛选出的用户原始问题，逐一填入上述提示词模板的</w:t>
      </w:r>
      <w:r>
        <w:t>{</w:t>
      </w:r>
      <w:proofErr w:type="spellStart"/>
      <w:r>
        <w:t>original_comment</w:t>
      </w:r>
      <w:proofErr w:type="spellEnd"/>
      <w:r>
        <w:t>}</w:t>
      </w:r>
      <w:r>
        <w:t>占位符中。</w:t>
      </w:r>
    </w:p>
    <w:p w14:paraId="628D3CE6" w14:textId="77777777" w:rsidR="00F54B80" w:rsidRDefault="00000000">
      <w:pPr>
        <w:pStyle w:val="altz"/>
        <w:numPr>
          <w:ilvl w:val="0"/>
          <w:numId w:val="20"/>
        </w:numPr>
        <w:ind w:firstLineChars="0"/>
      </w:pPr>
      <w:r>
        <w:rPr>
          <w:b/>
          <w:bCs/>
        </w:rPr>
        <w:t>模型调用：</w:t>
      </w:r>
      <w:r>
        <w:t>通过</w:t>
      </w:r>
      <w:r>
        <w:t>API</w:t>
      </w:r>
      <w:r>
        <w:t>接口，将构建好的提示词批量发送给大语言模型，并收集其生成的规范化问题。</w:t>
      </w:r>
    </w:p>
    <w:p w14:paraId="5F662197" w14:textId="77777777" w:rsidR="00F54B80" w:rsidRDefault="00000000">
      <w:pPr>
        <w:pStyle w:val="altz"/>
        <w:numPr>
          <w:ilvl w:val="0"/>
          <w:numId w:val="20"/>
        </w:numPr>
        <w:ind w:firstLineChars="0"/>
      </w:pPr>
      <w:r>
        <w:rPr>
          <w:b/>
          <w:bCs/>
        </w:rPr>
        <w:t>人工审核与修正：</w:t>
      </w:r>
      <w:r>
        <w:t>研究团队成员对模型生成的全部结果进行</w:t>
      </w:r>
      <w:r>
        <w:t>100%</w:t>
      </w:r>
      <w:r>
        <w:t>的人工审核。尽管模型表现出色，但仍需人工检查以确保每一条结果都严格遵循了规范化原则，并对少数不达标的结果进行手动修正。</w:t>
      </w:r>
    </w:p>
    <w:p w14:paraId="7F5AA060" w14:textId="77777777" w:rsidR="00F54B80" w:rsidRDefault="00000000">
      <w:pPr>
        <w:pStyle w:val="altz"/>
        <w:ind w:firstLine="480"/>
      </w:pPr>
      <w:r>
        <w:t>通过这一流程，</w:t>
      </w:r>
      <w:r>
        <w:rPr>
          <w:rFonts w:hint="eastAsia"/>
        </w:rPr>
        <w:t>研究</w:t>
      </w:r>
      <w:r>
        <w:t>成功将数千条原始、杂乱的用户评论，转化为了一个结构清晰、语义规范的标准化问题库。</w:t>
      </w:r>
    </w:p>
    <w:p w14:paraId="7EB3BABC" w14:textId="77777777" w:rsidR="00F54B80" w:rsidRDefault="00000000">
      <w:pPr>
        <w:pStyle w:val="2"/>
        <w:spacing w:before="163" w:after="163"/>
        <w:rPr>
          <w:rFonts w:hint="eastAsia"/>
        </w:rPr>
      </w:pPr>
      <w:bookmarkStart w:id="83" w:name="_Toc226059698"/>
      <w:r>
        <w:rPr>
          <w:rFonts w:hint="eastAsia"/>
        </w:rPr>
        <w:t>问题规范化结果分析</w:t>
      </w:r>
      <w:bookmarkEnd w:id="83"/>
    </w:p>
    <w:p w14:paraId="66BDF3EC" w14:textId="77777777" w:rsidR="00F54B80" w:rsidRDefault="00000000">
      <w:pPr>
        <w:pStyle w:val="3"/>
        <w:spacing w:before="163"/>
        <w:rPr>
          <w:rFonts w:hint="eastAsia"/>
        </w:rPr>
      </w:pPr>
      <w:bookmarkStart w:id="84" w:name="_Toc226059699"/>
      <w:r>
        <w:rPr>
          <w:rFonts w:hint="eastAsia"/>
        </w:rPr>
        <w:t>规范化前后示例对比</w:t>
      </w:r>
      <w:bookmarkEnd w:id="84"/>
    </w:p>
    <w:p w14:paraId="09B42D33" w14:textId="77777777" w:rsidR="00F54B80" w:rsidRDefault="00000000">
      <w:pPr>
        <w:pStyle w:val="altz"/>
        <w:ind w:firstLine="480"/>
      </w:pPr>
      <w:r>
        <w:rPr>
          <w:rFonts w:hint="eastAsia"/>
        </w:rPr>
        <w:t>为了直观展示问题规范化的价值，我们选取了若干具有代表性的案例进行对比分析。</w:t>
      </w:r>
    </w:p>
    <w:p w14:paraId="2B14DD5A" w14:textId="77777777" w:rsidR="00F54B80" w:rsidRDefault="00000000">
      <w:pPr>
        <w:pStyle w:val="altz"/>
        <w:ind w:firstLine="482"/>
      </w:pPr>
      <w:r>
        <w:rPr>
          <w:rFonts w:hint="eastAsia"/>
          <w:b/>
          <w:bCs/>
        </w:rPr>
        <w:t>示例</w:t>
      </w:r>
      <w:proofErr w:type="gramStart"/>
      <w:r>
        <w:rPr>
          <w:rFonts w:hint="eastAsia"/>
          <w:b/>
          <w:bCs/>
        </w:rPr>
        <w:t>一</w:t>
      </w:r>
      <w:proofErr w:type="gramEnd"/>
      <w:r>
        <w:rPr>
          <w:rFonts w:hint="eastAsia"/>
          <w:b/>
          <w:bCs/>
        </w:rPr>
        <w:t>：网络俚语到医学表述的更进</w:t>
      </w:r>
    </w:p>
    <w:p w14:paraId="754F927F" w14:textId="77777777" w:rsidR="00F54B80" w:rsidRDefault="00000000">
      <w:pPr>
        <w:pStyle w:val="altz"/>
        <w:numPr>
          <w:ilvl w:val="0"/>
          <w:numId w:val="21"/>
        </w:numPr>
        <w:ind w:firstLineChars="0"/>
      </w:pPr>
      <w:r>
        <w:rPr>
          <w:rFonts w:hint="eastAsia"/>
        </w:rPr>
        <w:t>原始评论：“堵住了出口，蝌蚪不会越来越多，爆蛋吗？”</w:t>
      </w:r>
    </w:p>
    <w:p w14:paraId="08B40E26" w14:textId="77777777" w:rsidR="00F54B80" w:rsidRDefault="00000000">
      <w:pPr>
        <w:pStyle w:val="altz"/>
        <w:numPr>
          <w:ilvl w:val="0"/>
          <w:numId w:val="21"/>
        </w:numPr>
        <w:ind w:firstLineChars="0"/>
      </w:pPr>
      <w:r>
        <w:rPr>
          <w:rFonts w:hint="eastAsia"/>
        </w:rPr>
        <w:t>规范化问题：“男性进行输精管结扎术后，精子在附睾内积聚是否会导致睾丸肿胀或破裂？”</w:t>
      </w:r>
    </w:p>
    <w:p w14:paraId="7E8F6C97" w14:textId="77777777" w:rsidR="00F54B80" w:rsidRDefault="00000000">
      <w:pPr>
        <w:pStyle w:val="altz"/>
        <w:ind w:firstLine="480"/>
      </w:pPr>
      <w:r>
        <w:rPr>
          <w:rFonts w:hint="eastAsia"/>
        </w:rPr>
        <w:t>该原始评论使用了“蝌蚪”指代精子，“爆蛋”这一生动但夸张的网络俚语来形容睾丸的潜在风险。这种表达方式虽然形象，却缺乏医学的严谨性。规范化过程精准地识别了用户的核心担忧——输精管结扎后精子的去向与睾丸安全问题。改写后的问题将“堵住出口”明确为“输精管结扎术”，将“蝌蚪”替换为“精子”，并将“爆蛋”这一模糊的恐惧具体化为“睾丸肿胀或破裂”的医学表述。整个问题变得书面化、精确化，可以直接用于构建专业的医学知识库。</w:t>
      </w:r>
    </w:p>
    <w:p w14:paraId="174F6DFD" w14:textId="77777777" w:rsidR="00F54B80" w:rsidRDefault="00000000">
      <w:pPr>
        <w:pStyle w:val="altz"/>
        <w:ind w:firstLine="482"/>
        <w:rPr>
          <w:b/>
          <w:bCs/>
        </w:rPr>
      </w:pPr>
      <w:r>
        <w:rPr>
          <w:rFonts w:hint="eastAsia"/>
          <w:b/>
          <w:bCs/>
        </w:rPr>
        <w:t>示例二：通过科学了解矫正错误概念</w:t>
      </w:r>
    </w:p>
    <w:p w14:paraId="5D3B3C01" w14:textId="77777777" w:rsidR="00F54B80" w:rsidRDefault="00F54B80">
      <w:pPr>
        <w:pStyle w:val="altz"/>
        <w:ind w:firstLine="480"/>
      </w:pPr>
    </w:p>
    <w:p w14:paraId="4479DBF0" w14:textId="77777777" w:rsidR="00F54B80" w:rsidRDefault="00000000">
      <w:pPr>
        <w:pStyle w:val="altz"/>
        <w:numPr>
          <w:ilvl w:val="0"/>
          <w:numId w:val="22"/>
        </w:numPr>
        <w:ind w:firstLineChars="0"/>
      </w:pPr>
      <w:r>
        <w:rPr>
          <w:rFonts w:hint="eastAsia"/>
        </w:rPr>
        <w:lastRenderedPageBreak/>
        <w:t>原始评论：“我听说男生都有</w:t>
      </w:r>
      <w:r>
        <w:rPr>
          <w:rFonts w:hint="eastAsia"/>
        </w:rPr>
        <w:t>:</w:t>
      </w:r>
      <w:r>
        <w:rPr>
          <w:rFonts w:hint="eastAsia"/>
        </w:rPr>
        <w:t>换蛋期。是真的吗？”</w:t>
      </w:r>
    </w:p>
    <w:p w14:paraId="11F75D68" w14:textId="77777777" w:rsidR="00F54B80" w:rsidRDefault="00000000">
      <w:pPr>
        <w:pStyle w:val="altz"/>
        <w:numPr>
          <w:ilvl w:val="0"/>
          <w:numId w:val="22"/>
        </w:numPr>
        <w:ind w:firstLineChars="0"/>
      </w:pPr>
      <w:r>
        <w:rPr>
          <w:rFonts w:hint="eastAsia"/>
        </w:rPr>
        <w:t>规范化问题：“男性是否存在</w:t>
      </w:r>
      <w:r>
        <w:rPr>
          <w:rFonts w:hint="eastAsia"/>
        </w:rPr>
        <w:t>'</w:t>
      </w:r>
      <w:r>
        <w:rPr>
          <w:rFonts w:hint="eastAsia"/>
        </w:rPr>
        <w:t>换蛋期</w:t>
      </w:r>
      <w:r>
        <w:rPr>
          <w:rFonts w:hint="eastAsia"/>
        </w:rPr>
        <w:t>'</w:t>
      </w:r>
      <w:r>
        <w:rPr>
          <w:rFonts w:hint="eastAsia"/>
        </w:rPr>
        <w:t>这一生理现象？”</w:t>
      </w:r>
    </w:p>
    <w:p w14:paraId="59C722BD" w14:textId="77777777" w:rsidR="00F54B80" w:rsidRDefault="00000000">
      <w:pPr>
        <w:pStyle w:val="altz"/>
        <w:ind w:firstLine="480"/>
      </w:pPr>
      <w:r>
        <w:rPr>
          <w:rFonts w:hint="eastAsia"/>
        </w:rPr>
        <w:t>分析：此评论反映了用户受到了网络谣言的影响，提出了一个基于错误概念的问题。“换蛋期”是一个完全不存在的生理名词。规范化处理并未直接否定或嘲讽，而是将用户的疑问转化为一个面向事实求证的标准问题。通过保留“换蛋期”这一关键词并加上引号，问题既忠实于用户的原始困惑，又以一种中立、科学的姿态开启了后续的辟谣与科普，完美符合了“保留原始提问意图”和“适用于健康教育场景”的目标。</w:t>
      </w:r>
    </w:p>
    <w:p w14:paraId="795D9CA3" w14:textId="77777777" w:rsidR="00F54B80" w:rsidRDefault="00000000">
      <w:pPr>
        <w:pStyle w:val="altz"/>
        <w:ind w:firstLine="482"/>
        <w:rPr>
          <w:b/>
          <w:bCs/>
        </w:rPr>
      </w:pPr>
      <w:r>
        <w:rPr>
          <w:rFonts w:hint="eastAsia"/>
          <w:b/>
          <w:bCs/>
        </w:rPr>
        <w:t>示例三：从个人情况到共性问题的探讨</w:t>
      </w:r>
    </w:p>
    <w:p w14:paraId="4FABD9C2" w14:textId="77777777" w:rsidR="00F54B80" w:rsidRDefault="00000000">
      <w:pPr>
        <w:pStyle w:val="altz"/>
        <w:numPr>
          <w:ilvl w:val="0"/>
          <w:numId w:val="23"/>
        </w:numPr>
        <w:ind w:firstLineChars="0"/>
      </w:pPr>
      <w:r>
        <w:rPr>
          <w:rFonts w:hint="eastAsia"/>
        </w:rPr>
        <w:t>原始评论：“姐妹们有这个情况的吗？我每次月经前一周左右</w:t>
      </w:r>
      <w:r>
        <w:rPr>
          <w:rFonts w:hint="eastAsia"/>
        </w:rPr>
        <w:t>do</w:t>
      </w:r>
      <w:r>
        <w:rPr>
          <w:rFonts w:hint="eastAsia"/>
        </w:rPr>
        <w:t>的话，</w:t>
      </w:r>
      <w:r>
        <w:rPr>
          <w:rFonts w:hint="eastAsia"/>
        </w:rPr>
        <w:t>do</w:t>
      </w:r>
      <w:r>
        <w:rPr>
          <w:rFonts w:hint="eastAsia"/>
        </w:rPr>
        <w:t>完第二天就会来例假，已经两次这样了就会把姨妈捅提前了。我本来是二十号，后来变成十五号，上次完又是六月十一号来的例假，正常吗这样”</w:t>
      </w:r>
    </w:p>
    <w:p w14:paraId="0ECDD387" w14:textId="77777777" w:rsidR="00F54B80" w:rsidRDefault="00000000">
      <w:pPr>
        <w:pStyle w:val="altz"/>
        <w:numPr>
          <w:ilvl w:val="0"/>
          <w:numId w:val="23"/>
        </w:numPr>
        <w:ind w:firstLineChars="0"/>
      </w:pPr>
      <w:r>
        <w:rPr>
          <w:rFonts w:hint="eastAsia"/>
        </w:rPr>
        <w:t>规范化问题：“在月经前一周左右发生性行为后，月经周期从原来的</w:t>
      </w:r>
      <w:r>
        <w:rPr>
          <w:rFonts w:hint="eastAsia"/>
        </w:rPr>
        <w:t>20</w:t>
      </w:r>
      <w:r>
        <w:rPr>
          <w:rFonts w:hint="eastAsia"/>
        </w:rPr>
        <w:t>号提前至</w:t>
      </w:r>
      <w:r>
        <w:rPr>
          <w:rFonts w:hint="eastAsia"/>
        </w:rPr>
        <w:t>15</w:t>
      </w:r>
      <w:r>
        <w:rPr>
          <w:rFonts w:hint="eastAsia"/>
        </w:rPr>
        <w:t>号，最近一次提前至</w:t>
      </w:r>
      <w:r>
        <w:rPr>
          <w:rFonts w:hint="eastAsia"/>
        </w:rPr>
        <w:t>11</w:t>
      </w:r>
      <w:r>
        <w:rPr>
          <w:rFonts w:hint="eastAsia"/>
        </w:rPr>
        <w:t>号，这种情况是否属于正常月经周期变化？”</w:t>
      </w:r>
    </w:p>
    <w:p w14:paraId="093892AD" w14:textId="77777777" w:rsidR="00F54B80" w:rsidRDefault="00000000">
      <w:pPr>
        <w:pStyle w:val="altz"/>
        <w:ind w:firstLine="480"/>
      </w:pPr>
      <w:r>
        <w:rPr>
          <w:rFonts w:hint="eastAsia"/>
        </w:rPr>
        <w:t>分析：</w:t>
      </w:r>
      <w:r>
        <w:rPr>
          <w:rFonts w:hint="eastAsia"/>
        </w:rPr>
        <w:t xml:space="preserve"> </w:t>
      </w:r>
      <w:r>
        <w:rPr>
          <w:rFonts w:hint="eastAsia"/>
        </w:rPr>
        <w:t>这是一个典型的夹杂着个人经历、口语化表达（“</w:t>
      </w:r>
      <w:r>
        <w:rPr>
          <w:rFonts w:hint="eastAsia"/>
        </w:rPr>
        <w:t>do</w:t>
      </w:r>
      <w:r>
        <w:rPr>
          <w:rFonts w:hint="eastAsia"/>
        </w:rPr>
        <w:t>”、“姨妈”、“捅提前”）和情绪化求助的复杂提问。规范化工作的核心在于从中抽丝剥茧，提炼出具有普适性的核心医学问题。改写过程首先将口语替换为书面语（“性行为”、“月经”），然后将分散的时间点信息（“二十号”、“十五号”、“十一号”）进行整合与量化，清晰地描述了“月经周期提前”这一变化趋势。最终形成的问题剥离了个人化的叙事背景，聚焦于“性行为后月经提前是否正常”这一核心生理疑问，使其能够代表一类常见的用户困惑。</w:t>
      </w:r>
    </w:p>
    <w:p w14:paraId="4F318C24" w14:textId="77777777" w:rsidR="00F54B80" w:rsidRDefault="00000000">
      <w:pPr>
        <w:pStyle w:val="3"/>
        <w:spacing w:before="163"/>
        <w:rPr>
          <w:rFonts w:hint="eastAsia"/>
        </w:rPr>
      </w:pPr>
      <w:bookmarkStart w:id="85" w:name="_Toc226059700"/>
      <w:r>
        <w:rPr>
          <w:rFonts w:hint="eastAsia"/>
        </w:rPr>
        <w:t>不同类别问题的改写特点</w:t>
      </w:r>
      <w:bookmarkEnd w:id="85"/>
    </w:p>
    <w:p w14:paraId="695E9AD3" w14:textId="77777777" w:rsidR="00F54B80" w:rsidRDefault="00000000">
      <w:pPr>
        <w:pStyle w:val="altz"/>
        <w:ind w:firstLine="480"/>
      </w:pPr>
      <w:r>
        <w:rPr>
          <w:rFonts w:hint="eastAsia"/>
        </w:rPr>
        <w:t>通过对全部规范化结果的归纳分析，我们发现不同类型的原始问题呈现出规律性的改写特点。</w:t>
      </w:r>
    </w:p>
    <w:p w14:paraId="0EC521CB" w14:textId="77777777" w:rsidR="00F54B80" w:rsidRDefault="00000000">
      <w:pPr>
        <w:pStyle w:val="altz"/>
        <w:numPr>
          <w:ilvl w:val="0"/>
          <w:numId w:val="24"/>
        </w:numPr>
        <w:ind w:firstLineChars="0"/>
      </w:pPr>
      <w:r>
        <w:rPr>
          <w:rFonts w:hint="eastAsia"/>
        </w:rPr>
        <w:t>指代不明与语焉不详型问题：对于原文中出现“这个”、“那个”、“怎么办”等模糊指代的情况，改写时会结合上下文（通常是视频内容或其他评论），将指代对象明确化。例如，将“男的可以吃吗？”明确为“男性是否可以服用短效避孕药？”。这是确保问题能够被独立理解的关键步骤。</w:t>
      </w:r>
    </w:p>
    <w:p w14:paraId="1F8F1EA0" w14:textId="77777777" w:rsidR="00F54B80" w:rsidRDefault="00000000">
      <w:pPr>
        <w:pStyle w:val="altz"/>
        <w:numPr>
          <w:ilvl w:val="0"/>
          <w:numId w:val="24"/>
        </w:numPr>
        <w:ind w:firstLineChars="0"/>
      </w:pPr>
      <w:r>
        <w:rPr>
          <w:rFonts w:hint="eastAsia"/>
        </w:rPr>
        <w:t>网络俚语与黑话型问题：针对包含“手艺活”（指自慰）、“带球跑”（指女方独自处理意外怀孕）等网络用语的提问，改写工作的重点是“去黑话化”，将其翻译为公众和医学界都能理解的标准术语或描述性语言，从而消除理解壁垒。</w:t>
      </w:r>
    </w:p>
    <w:p w14:paraId="3E556DD7" w14:textId="77777777" w:rsidR="00F54B80" w:rsidRDefault="00000000">
      <w:pPr>
        <w:pStyle w:val="altz"/>
        <w:numPr>
          <w:ilvl w:val="0"/>
          <w:numId w:val="24"/>
        </w:numPr>
        <w:ind w:firstLineChars="0"/>
      </w:pPr>
      <w:r>
        <w:rPr>
          <w:rFonts w:hint="eastAsia"/>
        </w:rPr>
        <w:t>错误概念与谣言型问题：如“换蛋期”示例所示，对于基于错误信息或都市传说的提问，改写时会将其重构为一个用于证伪或澄清事实的标准问句。这种方式保留了辟谣的价值，是健康教育语料中极具意义的一部分。</w:t>
      </w:r>
    </w:p>
    <w:p w14:paraId="7D4EFDDD" w14:textId="77777777" w:rsidR="00F54B80" w:rsidRDefault="00000000">
      <w:pPr>
        <w:pStyle w:val="altz"/>
        <w:numPr>
          <w:ilvl w:val="0"/>
          <w:numId w:val="24"/>
        </w:numPr>
        <w:ind w:firstLineChars="0"/>
      </w:pPr>
      <w:r>
        <w:rPr>
          <w:rFonts w:hint="eastAsia"/>
        </w:rPr>
        <w:t>长篇叙事与情绪宣泄型问题：对于那些将个人经历、情绪感受与具体疑问混合</w:t>
      </w:r>
      <w:r>
        <w:rPr>
          <w:rFonts w:hint="eastAsia"/>
        </w:rPr>
        <w:lastRenderedPageBreak/>
        <w:t>在一起的冗长评论，改写过程如同“数据清洗”，旨在</w:t>
      </w:r>
      <w:proofErr w:type="gramStart"/>
      <w:r>
        <w:rPr>
          <w:rFonts w:hint="eastAsia"/>
        </w:rPr>
        <w:t>过滤掉非关键</w:t>
      </w:r>
      <w:proofErr w:type="gramEnd"/>
      <w:r>
        <w:rPr>
          <w:rFonts w:hint="eastAsia"/>
        </w:rPr>
        <w:t>的叙事性、情绪性成分，精准提取出其中可被回答的、具有共性的健康问题。</w:t>
      </w:r>
    </w:p>
    <w:p w14:paraId="3F42BB16" w14:textId="77777777" w:rsidR="00F54B80" w:rsidRDefault="00000000">
      <w:pPr>
        <w:pStyle w:val="altz"/>
        <w:ind w:firstLine="480"/>
      </w:pPr>
      <w:r>
        <w:rPr>
          <w:rFonts w:hint="eastAsia"/>
        </w:rPr>
        <w:t>综上所述，问题规范化不仅是语言层面的润色，更是一个深度理解用户意图、重构问题框架、提升信息价值的认知过程。它为后续生成高质量、标准化的答案奠定了不可或缺的基础。</w:t>
      </w:r>
    </w:p>
    <w:p w14:paraId="500FB9EE" w14:textId="77777777" w:rsidR="00F54B80" w:rsidRDefault="00000000">
      <w:pPr>
        <w:pStyle w:val="2"/>
        <w:spacing w:before="163" w:after="163"/>
        <w:rPr>
          <w:rFonts w:hint="eastAsia"/>
        </w:rPr>
      </w:pPr>
      <w:bookmarkStart w:id="86" w:name="_Toc226059701"/>
      <w:r>
        <w:rPr>
          <w:rFonts w:hint="eastAsia"/>
        </w:rPr>
        <w:t>问答生成方法</w:t>
      </w:r>
      <w:bookmarkEnd w:id="86"/>
    </w:p>
    <w:p w14:paraId="0D537234" w14:textId="77777777" w:rsidR="00F54B80" w:rsidRDefault="00000000">
      <w:pPr>
        <w:pStyle w:val="altz"/>
        <w:ind w:firstLine="480"/>
      </w:pPr>
      <w:r>
        <w:t>在获得标准化的</w:t>
      </w:r>
      <w:r>
        <w:rPr>
          <w:rFonts w:hint="eastAsia"/>
        </w:rPr>
        <w:t>“</w:t>
      </w:r>
      <w:r>
        <w:t>问题</w:t>
      </w:r>
      <w:r>
        <w:rPr>
          <w:rFonts w:hint="eastAsia"/>
        </w:rPr>
        <w:t>”</w:t>
      </w:r>
      <w:r>
        <w:t>（</w:t>
      </w:r>
      <w:r>
        <w:t>Q</w:t>
      </w:r>
      <w:r>
        <w:t>）之后，下一步是为其匹配高质量的</w:t>
      </w:r>
      <w:r>
        <w:rPr>
          <w:rFonts w:hint="eastAsia"/>
        </w:rPr>
        <w:t>“</w:t>
      </w:r>
      <w:r>
        <w:t>答案</w:t>
      </w:r>
      <w:r>
        <w:rPr>
          <w:rFonts w:hint="eastAsia"/>
        </w:rPr>
        <w:t>”（</w:t>
      </w:r>
      <w:r>
        <w:t>A</w:t>
      </w:r>
      <w:r>
        <w:t>），从而构建完整的</w:t>
      </w:r>
      <w:r>
        <w:t>Q&amp;A</w:t>
      </w:r>
      <w:r>
        <w:t>对。这一过程同样借助大语言模型的能力，并辅以严格的人工修订与专家审核流程。</w:t>
      </w:r>
    </w:p>
    <w:p w14:paraId="04E883AA" w14:textId="77777777" w:rsidR="00F54B80" w:rsidRDefault="00000000">
      <w:pPr>
        <w:pStyle w:val="3"/>
        <w:spacing w:before="163"/>
        <w:rPr>
          <w:rFonts w:hint="eastAsia"/>
        </w:rPr>
      </w:pPr>
      <w:bookmarkStart w:id="87" w:name="_Toc226059702"/>
      <w:r>
        <w:rPr>
          <w:rFonts w:hint="eastAsia"/>
        </w:rPr>
        <w:t>答案生成原则</w:t>
      </w:r>
      <w:bookmarkEnd w:id="87"/>
    </w:p>
    <w:p w14:paraId="670FD158" w14:textId="77777777" w:rsidR="00F54B80" w:rsidRDefault="00000000">
      <w:pPr>
        <w:pStyle w:val="altz"/>
        <w:ind w:firstLine="480"/>
      </w:pPr>
      <w:r>
        <w:rPr>
          <w:rFonts w:hint="eastAsia"/>
        </w:rPr>
        <w:t>答案的质量直接决</w:t>
      </w:r>
      <w:commentRangeStart w:id="88"/>
      <w:r>
        <w:rPr>
          <w:rFonts w:hint="eastAsia"/>
        </w:rPr>
        <w:t>定了数据集的最终价值。</w:t>
      </w:r>
      <w:r>
        <w:rPr>
          <w:rFonts w:hint="eastAsia"/>
          <w:highlight w:val="yellow"/>
        </w:rPr>
        <w:t>为此，研究确立了以下核心生成原则：</w:t>
      </w:r>
      <w:commentRangeEnd w:id="88"/>
      <w:r>
        <w:rPr>
          <w:rStyle w:val="afb"/>
          <w:sz w:val="24"/>
          <w:szCs w:val="22"/>
        </w:rPr>
        <w:commentReference w:id="88"/>
      </w:r>
    </w:p>
    <w:p w14:paraId="5BFC4ED9" w14:textId="77777777" w:rsidR="00F54B80" w:rsidRDefault="00000000">
      <w:pPr>
        <w:pStyle w:val="altz"/>
        <w:numPr>
          <w:ilvl w:val="0"/>
          <w:numId w:val="25"/>
        </w:numPr>
        <w:ind w:firstLineChars="0"/>
      </w:pPr>
      <w:r>
        <w:rPr>
          <w:rFonts w:hint="eastAsia"/>
        </w:rPr>
        <w:t>科学准确：答案内容必须基于当前公认的医学证据和临床指南，确保所有信息真实、准确，无任何事实性错误。这是所有原则中最基本、最不可动摇的一条。</w:t>
      </w:r>
    </w:p>
    <w:p w14:paraId="7969C441" w14:textId="77777777" w:rsidR="00F54B80" w:rsidRDefault="00000000">
      <w:pPr>
        <w:pStyle w:val="altz"/>
        <w:numPr>
          <w:ilvl w:val="0"/>
          <w:numId w:val="25"/>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000000">
      <w:pPr>
        <w:pStyle w:val="altz"/>
        <w:numPr>
          <w:ilvl w:val="0"/>
          <w:numId w:val="25"/>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000000">
      <w:pPr>
        <w:pStyle w:val="altz"/>
        <w:numPr>
          <w:ilvl w:val="0"/>
          <w:numId w:val="25"/>
        </w:numPr>
        <w:ind w:firstLineChars="0"/>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000000">
      <w:pPr>
        <w:pStyle w:val="altz"/>
        <w:numPr>
          <w:ilvl w:val="0"/>
          <w:numId w:val="25"/>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77777777" w:rsidR="00F54B80" w:rsidRDefault="00000000">
      <w:pPr>
        <w:pStyle w:val="altz"/>
        <w:numPr>
          <w:ilvl w:val="0"/>
          <w:numId w:val="25"/>
        </w:numPr>
        <w:ind w:firstLineChars="0"/>
      </w:pPr>
      <w:r>
        <w:rPr>
          <w:rFonts w:hint="eastAsia"/>
        </w:rPr>
        <w:t>指导性与简洁性：答案应提供清晰、可操作的建议（指导性），同时做到言简意赅，避免无关信息的堆砌（简洁性）。</w:t>
      </w:r>
    </w:p>
    <w:p w14:paraId="37834500" w14:textId="77777777" w:rsidR="00F54B80" w:rsidRDefault="00000000">
      <w:pPr>
        <w:pStyle w:val="3"/>
        <w:spacing w:before="163"/>
        <w:rPr>
          <w:rFonts w:hint="eastAsia"/>
        </w:rPr>
      </w:pPr>
      <w:bookmarkStart w:id="89" w:name="_Toc226059703"/>
      <w:r>
        <w:rPr>
          <w:rFonts w:hint="eastAsia"/>
        </w:rPr>
        <w:t>答案生成提示设计</w:t>
      </w:r>
      <w:bookmarkEnd w:id="89"/>
    </w:p>
    <w:p w14:paraId="41FAEF8F" w14:textId="77777777" w:rsidR="00F54B80" w:rsidRDefault="00000000">
      <w:pPr>
        <w:pStyle w:val="altz"/>
        <w:ind w:firstLine="480"/>
      </w:pPr>
      <w:r>
        <w:rPr>
          <w:rFonts w:hint="eastAsia"/>
        </w:rPr>
        <w:t>为引导大语言模型生成符合上述原则的答案，我们设计了更为详尽的提示词：</w:t>
      </w:r>
    </w:p>
    <w:p w14:paraId="67870CF3" w14:textId="77777777" w:rsidR="00F54B80" w:rsidRDefault="00000000">
      <w:pPr>
        <w:pStyle w:val="a3"/>
        <w:keepNext/>
        <w:spacing w:beforeLines="50" w:before="163" w:afterLines="0" w:after="0"/>
        <w:jc w:val="center"/>
        <w:rPr>
          <w:rFonts w:hint="eastAsia"/>
          <w:sz w:val="21"/>
          <w:szCs w:val="21"/>
        </w:rPr>
      </w:pPr>
      <w:r>
        <w:rPr>
          <w:rFonts w:hint="eastAsia"/>
          <w:sz w:val="21"/>
          <w:szCs w:val="21"/>
        </w:rPr>
        <w:t>表</w:t>
      </w:r>
      <w:r>
        <w:rPr>
          <w:rFonts w:hint="eastAsia"/>
          <w:sz w:val="21"/>
          <w:szCs w:val="21"/>
        </w:rPr>
        <w:t xml:space="preserve"> </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5</w:t>
      </w:r>
      <w:r>
        <w:rPr>
          <w:rFonts w:hint="eastAsia"/>
          <w:sz w:val="21"/>
          <w:szCs w:val="21"/>
        </w:rPr>
        <w:fldChar w:fldCharType="end"/>
      </w:r>
      <w:r>
        <w:rPr>
          <w:rFonts w:hint="eastAsia"/>
          <w:sz w:val="21"/>
          <w:szCs w:val="21"/>
        </w:rPr>
        <w:noBreakHyphen/>
      </w:r>
      <w:r>
        <w:rPr>
          <w:rFonts w:hint="eastAsia"/>
          <w:sz w:val="21"/>
          <w:szCs w:val="21"/>
        </w:rPr>
        <w:fldChar w:fldCharType="begin"/>
      </w:r>
      <w:r>
        <w:rPr>
          <w:rFonts w:hint="eastAsia"/>
          <w:sz w:val="21"/>
          <w:szCs w:val="21"/>
        </w:rPr>
        <w:instrText xml:space="preserve"> SEQ </w:instrText>
      </w:r>
      <w:r>
        <w:rPr>
          <w:rFonts w:hint="eastAsia"/>
          <w:sz w:val="21"/>
          <w:szCs w:val="21"/>
        </w:rPr>
        <w:instrText>表</w:instrText>
      </w:r>
      <w:r>
        <w:rPr>
          <w:rFonts w:hint="eastAsia"/>
          <w:sz w:val="21"/>
          <w:szCs w:val="21"/>
        </w:rPr>
        <w:instrText xml:space="preserve"> \* ARABIC \s 1 </w:instrText>
      </w:r>
      <w:r>
        <w:rPr>
          <w:rFonts w:hint="eastAsia"/>
          <w:sz w:val="21"/>
          <w:szCs w:val="21"/>
        </w:rPr>
        <w:fldChar w:fldCharType="separate"/>
      </w:r>
      <w:r>
        <w:rPr>
          <w:rFonts w:hint="eastAsia"/>
          <w:sz w:val="21"/>
          <w:szCs w:val="21"/>
        </w:rPr>
        <w:t>2</w:t>
      </w:r>
      <w:r>
        <w:rPr>
          <w:rFonts w:hint="eastAsia"/>
          <w:sz w:val="21"/>
          <w:szCs w:val="21"/>
        </w:rPr>
        <w:fldChar w:fldCharType="end"/>
      </w:r>
      <w:r>
        <w:rPr>
          <w:rFonts w:hint="eastAsia"/>
          <w:sz w:val="21"/>
          <w:szCs w:val="21"/>
        </w:rPr>
        <w:t xml:space="preserve"> </w:t>
      </w:r>
      <w:r>
        <w:rPr>
          <w:rFonts w:hint="eastAsia"/>
          <w:sz w:val="21"/>
          <w:szCs w:val="21"/>
        </w:rPr>
        <w:t>答案生成提示词</w:t>
      </w:r>
    </w:p>
    <w:tbl>
      <w:tblPr>
        <w:tblStyle w:val="af7"/>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Default="00000000">
            <w:pPr>
              <w:pStyle w:val="altz"/>
              <w:ind w:firstLine="480"/>
            </w:pPr>
            <w:r>
              <w:rPr>
                <w:rFonts w:hint="eastAsia"/>
              </w:rPr>
              <w:t xml:space="preserve"># </w:t>
            </w:r>
            <w:r>
              <w:rPr>
                <w:rFonts w:hint="eastAsia"/>
              </w:rPr>
              <w:t>角色</w:t>
            </w:r>
          </w:p>
          <w:p w14:paraId="7FA59B2A" w14:textId="77777777" w:rsidR="00F54B80" w:rsidRDefault="00000000">
            <w:pPr>
              <w:pStyle w:val="altz"/>
              <w:ind w:firstLine="480"/>
            </w:pPr>
            <w:r>
              <w:rPr>
                <w:rFonts w:hint="eastAsia"/>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Default="00F54B80">
            <w:pPr>
              <w:pStyle w:val="altz"/>
              <w:ind w:firstLine="480"/>
            </w:pPr>
          </w:p>
          <w:p w14:paraId="70620B0E" w14:textId="77777777" w:rsidR="00F54B80" w:rsidRDefault="00000000">
            <w:pPr>
              <w:pStyle w:val="altz"/>
              <w:ind w:firstLine="480"/>
            </w:pPr>
            <w:r>
              <w:rPr>
                <w:rFonts w:hint="eastAsia"/>
              </w:rPr>
              <w:t xml:space="preserve"># </w:t>
            </w:r>
            <w:r>
              <w:rPr>
                <w:rFonts w:hint="eastAsia"/>
              </w:rPr>
              <w:t>风格与原则</w:t>
            </w:r>
          </w:p>
          <w:p w14:paraId="7C4F18CF" w14:textId="77777777" w:rsidR="00F54B80" w:rsidRDefault="00000000">
            <w:pPr>
              <w:pStyle w:val="altz"/>
              <w:ind w:firstLine="480"/>
            </w:pPr>
            <w:r>
              <w:rPr>
                <w:rFonts w:hint="eastAsia"/>
              </w:rPr>
              <w:t>你的回答必须同时满足以下要求：</w:t>
            </w:r>
          </w:p>
          <w:p w14:paraId="0177BFCE" w14:textId="77777777" w:rsidR="00F54B80" w:rsidRDefault="00000000">
            <w:pPr>
              <w:pStyle w:val="altz"/>
              <w:ind w:firstLine="480"/>
            </w:pPr>
            <w:r>
              <w:rPr>
                <w:rFonts w:hint="eastAsia"/>
              </w:rPr>
              <w:t xml:space="preserve">- </w:t>
            </w:r>
            <w:r>
              <w:rPr>
                <w:rFonts w:hint="eastAsia"/>
              </w:rPr>
              <w:t>【科学准确】：所有信息必须基于最新的医学指南。</w:t>
            </w:r>
          </w:p>
          <w:p w14:paraId="6A05E606" w14:textId="77777777" w:rsidR="00F54B80" w:rsidRDefault="00000000">
            <w:pPr>
              <w:pStyle w:val="altz"/>
              <w:ind w:firstLine="480"/>
            </w:pPr>
            <w:r>
              <w:rPr>
                <w:rFonts w:hint="eastAsia"/>
              </w:rPr>
              <w:t xml:space="preserve">- </w:t>
            </w:r>
            <w:r>
              <w:rPr>
                <w:rFonts w:hint="eastAsia"/>
              </w:rPr>
              <w:t>【通俗易懂】：使用青少年能理解的简单语言，避免专业术语。</w:t>
            </w:r>
          </w:p>
          <w:p w14:paraId="7F566A1D" w14:textId="77777777" w:rsidR="00F54B80" w:rsidRDefault="00000000">
            <w:pPr>
              <w:pStyle w:val="altz"/>
              <w:ind w:firstLine="480"/>
            </w:pPr>
            <w:r>
              <w:rPr>
                <w:rFonts w:hint="eastAsia"/>
              </w:rPr>
              <w:t xml:space="preserve">- </w:t>
            </w:r>
            <w:r>
              <w:rPr>
                <w:rFonts w:hint="eastAsia"/>
              </w:rPr>
              <w:t>【温和关怀】：语气充满同情心、不带评判，让提问者感到安全和被尊重。</w:t>
            </w:r>
          </w:p>
          <w:p w14:paraId="3131E275" w14:textId="77777777" w:rsidR="00F54B80" w:rsidRDefault="00000000">
            <w:pPr>
              <w:pStyle w:val="altz"/>
              <w:ind w:firstLine="480"/>
            </w:pPr>
            <w:r>
              <w:rPr>
                <w:rFonts w:hint="eastAsia"/>
              </w:rPr>
              <w:t xml:space="preserve">- </w:t>
            </w:r>
            <w:r>
              <w:rPr>
                <w:rFonts w:hint="eastAsia"/>
              </w:rPr>
              <w:t>【教育导向】：在回答问题的基础上，提供相关的健康知识。</w:t>
            </w:r>
          </w:p>
          <w:p w14:paraId="61C96929" w14:textId="77777777" w:rsidR="00F54B80" w:rsidRDefault="00000000">
            <w:pPr>
              <w:pStyle w:val="altz"/>
              <w:ind w:firstLine="480"/>
            </w:pPr>
            <w:r>
              <w:rPr>
                <w:rFonts w:hint="eastAsia"/>
              </w:rPr>
              <w:t xml:space="preserve">- </w:t>
            </w:r>
            <w:r>
              <w:rPr>
                <w:rFonts w:hint="eastAsia"/>
              </w:rPr>
              <w:t>【风险警示】：明确告知相关的风险，并强烈建议在必要</w:t>
            </w:r>
            <w:proofErr w:type="gramStart"/>
            <w:r>
              <w:rPr>
                <w:rFonts w:hint="eastAsia"/>
              </w:rPr>
              <w:t>时咨询</w:t>
            </w:r>
            <w:proofErr w:type="gramEnd"/>
            <w:r>
              <w:rPr>
                <w:rFonts w:hint="eastAsia"/>
              </w:rPr>
              <w:t>专业医生。</w:t>
            </w:r>
          </w:p>
          <w:p w14:paraId="06D42EC0" w14:textId="77777777" w:rsidR="00F54B80" w:rsidRDefault="00000000">
            <w:pPr>
              <w:pStyle w:val="altz"/>
              <w:ind w:firstLine="480"/>
            </w:pPr>
            <w:r>
              <w:rPr>
                <w:rFonts w:hint="eastAsia"/>
              </w:rPr>
              <w:t xml:space="preserve">- </w:t>
            </w:r>
            <w:r>
              <w:rPr>
                <w:rFonts w:hint="eastAsia"/>
              </w:rPr>
              <w:t>【结构清晰】：采用分点或总分总的结构，</w:t>
            </w:r>
            <w:proofErr w:type="gramStart"/>
            <w:r>
              <w:rPr>
                <w:rFonts w:hint="eastAsia"/>
              </w:rPr>
              <w:t>使答案</w:t>
            </w:r>
            <w:proofErr w:type="gramEnd"/>
            <w:r>
              <w:rPr>
                <w:rFonts w:hint="eastAsia"/>
              </w:rPr>
              <w:t>条理清晰。</w:t>
            </w:r>
          </w:p>
          <w:p w14:paraId="151241F6" w14:textId="77777777" w:rsidR="00F54B80" w:rsidRDefault="00F54B80">
            <w:pPr>
              <w:pStyle w:val="altz"/>
              <w:ind w:firstLine="480"/>
            </w:pPr>
          </w:p>
          <w:p w14:paraId="78793568" w14:textId="77777777" w:rsidR="00F54B80" w:rsidRDefault="00000000">
            <w:pPr>
              <w:pStyle w:val="altz"/>
              <w:ind w:firstLine="480"/>
            </w:pPr>
            <w:r>
              <w:rPr>
                <w:rFonts w:hint="eastAsia"/>
              </w:rPr>
              <w:t xml:space="preserve"># </w:t>
            </w:r>
            <w:r>
              <w:rPr>
                <w:rFonts w:hint="eastAsia"/>
              </w:rPr>
              <w:t>任务</w:t>
            </w:r>
          </w:p>
          <w:p w14:paraId="5D02DC14" w14:textId="77777777" w:rsidR="00F54B80" w:rsidRDefault="00000000">
            <w:pPr>
              <w:pStyle w:val="altz"/>
              <w:ind w:firstLine="480"/>
            </w:pPr>
            <w:r>
              <w:rPr>
                <w:rFonts w:hint="eastAsia"/>
              </w:rPr>
              <w:t>请根据以下这个规范化后的问题，撰写一个专业、详尽且充满关怀的回答。</w:t>
            </w:r>
          </w:p>
          <w:p w14:paraId="51C1CA80" w14:textId="77777777" w:rsidR="00F54B80" w:rsidRDefault="00F54B80">
            <w:pPr>
              <w:pStyle w:val="altz"/>
              <w:ind w:firstLine="480"/>
            </w:pPr>
          </w:p>
          <w:p w14:paraId="1282652C" w14:textId="77777777" w:rsidR="00F54B80" w:rsidRDefault="00000000">
            <w:pPr>
              <w:pStyle w:val="altz"/>
              <w:ind w:firstLine="480"/>
            </w:pPr>
            <w:r>
              <w:rPr>
                <w:rFonts w:hint="eastAsia"/>
              </w:rPr>
              <w:t xml:space="preserve"># </w:t>
            </w:r>
            <w:r>
              <w:rPr>
                <w:rFonts w:hint="eastAsia"/>
              </w:rPr>
              <w:t>问题：</w:t>
            </w:r>
          </w:p>
          <w:p w14:paraId="2F700634" w14:textId="77777777" w:rsidR="00F54B80" w:rsidRDefault="00000000">
            <w:pPr>
              <w:pStyle w:val="altz"/>
              <w:ind w:firstLine="480"/>
            </w:pPr>
            <w:r>
              <w:t>"{</w:t>
            </w:r>
            <w:proofErr w:type="spellStart"/>
            <w:r>
              <w:t>standardized_</w:t>
            </w:r>
            <w:proofErr w:type="gramStart"/>
            <w:r>
              <w:t>question</w:t>
            </w:r>
            <w:proofErr w:type="spellEnd"/>
            <w:r>
              <w:t>}"</w:t>
            </w:r>
            <w:proofErr w:type="gramEnd"/>
          </w:p>
          <w:p w14:paraId="77AABBB9" w14:textId="77777777" w:rsidR="00F54B80" w:rsidRDefault="00F54B80">
            <w:pPr>
              <w:pStyle w:val="altz"/>
              <w:ind w:firstLine="480"/>
            </w:pPr>
          </w:p>
          <w:p w14:paraId="021EFEBE" w14:textId="77777777" w:rsidR="00F54B80" w:rsidRDefault="00000000">
            <w:pPr>
              <w:pStyle w:val="altz"/>
              <w:ind w:leftChars="200" w:left="480" w:firstLineChars="0" w:firstLine="0"/>
            </w:pPr>
            <w:r>
              <w:rPr>
                <w:rFonts w:hint="eastAsia"/>
              </w:rPr>
              <w:t xml:space="preserve"># </w:t>
            </w:r>
            <w:r>
              <w:rPr>
                <w:rFonts w:hint="eastAsia"/>
              </w:rPr>
              <w:t>回答：</w:t>
            </w:r>
          </w:p>
          <w:p w14:paraId="186C4E0E" w14:textId="77777777" w:rsidR="00F54B80" w:rsidRDefault="00F54B80">
            <w:pPr>
              <w:pStyle w:val="altz"/>
              <w:ind w:leftChars="200" w:left="480" w:firstLineChars="0" w:firstLine="0"/>
            </w:pPr>
          </w:p>
        </w:tc>
      </w:tr>
    </w:tbl>
    <w:p w14:paraId="2259AF5A" w14:textId="77777777" w:rsidR="00F54B80" w:rsidRDefault="00000000">
      <w:pPr>
        <w:pStyle w:val="3"/>
        <w:spacing w:before="163"/>
        <w:rPr>
          <w:rFonts w:hint="eastAsia"/>
        </w:rPr>
      </w:pPr>
      <w:bookmarkStart w:id="90" w:name="_Toc226059704"/>
      <w:r>
        <w:rPr>
          <w:rFonts w:hint="eastAsia"/>
        </w:rPr>
        <w:lastRenderedPageBreak/>
        <w:t>人工修订流程</w:t>
      </w:r>
      <w:bookmarkEnd w:id="90"/>
    </w:p>
    <w:p w14:paraId="65A8E197" w14:textId="77777777" w:rsidR="00F54B80" w:rsidRDefault="00000000">
      <w:pPr>
        <w:pStyle w:val="altz"/>
        <w:ind w:firstLine="480"/>
      </w:pPr>
      <w:r>
        <w:rPr>
          <w:rFonts w:hint="eastAsia"/>
        </w:rPr>
        <w:t>大语言模型生成的答案草稿仅作为初版。为确保最终质量，我们设立了严格的人工修订流程：</w:t>
      </w:r>
    </w:p>
    <w:p w14:paraId="1CED3608" w14:textId="77777777" w:rsidR="00F54B80" w:rsidRDefault="00000000">
      <w:pPr>
        <w:pStyle w:val="altz"/>
        <w:numPr>
          <w:ilvl w:val="0"/>
          <w:numId w:val="26"/>
        </w:numPr>
        <w:ind w:firstLineChars="0"/>
      </w:pPr>
      <w:r>
        <w:rPr>
          <w:rFonts w:hint="eastAsia"/>
        </w:rPr>
        <w:t>初审与事实核查：</w:t>
      </w:r>
      <w:r>
        <w:rPr>
          <w:rFonts w:hint="eastAsia"/>
        </w:rPr>
        <w:t xml:space="preserve"> </w:t>
      </w:r>
      <w:r>
        <w:rPr>
          <w:rFonts w:hint="eastAsia"/>
        </w:rPr>
        <w:t>研究团队成员（具备相关知识背景）对模型生成的每一条答案进行初审。对照权威医学资料（如世界卫生组织</w:t>
      </w:r>
      <w:r>
        <w:rPr>
          <w:rFonts w:hint="eastAsia"/>
        </w:rPr>
        <w:t>WHO</w:t>
      </w:r>
      <w:r>
        <w:rPr>
          <w:rFonts w:hint="eastAsia"/>
        </w:rPr>
        <w:t>指南、国家</w:t>
      </w:r>
      <w:proofErr w:type="gramStart"/>
      <w:r>
        <w:rPr>
          <w:rFonts w:hint="eastAsia"/>
        </w:rPr>
        <w:t>卫健委发布</w:t>
      </w:r>
      <w:proofErr w:type="gramEnd"/>
      <w:r>
        <w:rPr>
          <w:rFonts w:hint="eastAsia"/>
        </w:rPr>
        <w:t>的技术规范等），逐一核实答案中的关键信息点，修正所有事实性错误。</w:t>
      </w:r>
    </w:p>
    <w:p w14:paraId="533E9DC8" w14:textId="77777777" w:rsidR="00F54B80" w:rsidRDefault="00000000">
      <w:pPr>
        <w:pStyle w:val="altz"/>
        <w:numPr>
          <w:ilvl w:val="0"/>
          <w:numId w:val="26"/>
        </w:numPr>
        <w:ind w:firstLineChars="0"/>
      </w:pPr>
      <w:r>
        <w:rPr>
          <w:rFonts w:hint="eastAsia"/>
        </w:rPr>
        <w:t>语言与语调润色：</w:t>
      </w:r>
      <w:r>
        <w:rPr>
          <w:rFonts w:hint="eastAsia"/>
        </w:rPr>
        <w:t xml:space="preserve"> </w:t>
      </w:r>
      <w:r>
        <w:rPr>
          <w:rFonts w:hint="eastAsia"/>
        </w:rPr>
        <w:t>在保证准确性的基础上，对答案的语言进行润色，使其更符合“易于理解”和“表述温和”的原则，调整行文结构，确保逻辑流畅。</w:t>
      </w:r>
    </w:p>
    <w:p w14:paraId="141BB9E0" w14:textId="77777777" w:rsidR="00F54B80" w:rsidRDefault="00000000">
      <w:pPr>
        <w:pStyle w:val="altz"/>
        <w:numPr>
          <w:ilvl w:val="0"/>
          <w:numId w:val="26"/>
        </w:numPr>
        <w:ind w:firstLineChars="0"/>
      </w:pPr>
      <w:r>
        <w:rPr>
          <w:rFonts w:hint="eastAsia"/>
        </w:rPr>
        <w:t>补充与完善：</w:t>
      </w:r>
      <w:r>
        <w:rPr>
          <w:rFonts w:hint="eastAsia"/>
        </w:rPr>
        <w:t xml:space="preserve"> </w:t>
      </w:r>
      <w:r>
        <w:rPr>
          <w:rFonts w:hint="eastAsia"/>
        </w:rPr>
        <w:t>根据“完整性”和“教育性”原则，检查答案是否全面回应了问题，并适度补充缺失的背景信息或健康建议。同时，确保每条答案末尾都附有标准化的风险提示与就医建议。</w:t>
      </w:r>
    </w:p>
    <w:p w14:paraId="74E4BCE4" w14:textId="77777777" w:rsidR="00F54B80" w:rsidRDefault="00000000">
      <w:pPr>
        <w:pStyle w:val="3"/>
        <w:spacing w:before="163"/>
        <w:rPr>
          <w:rFonts w:hint="eastAsia"/>
        </w:rPr>
      </w:pPr>
      <w:bookmarkStart w:id="91" w:name="_Toc226059705"/>
      <w:r>
        <w:rPr>
          <w:rFonts w:hint="eastAsia"/>
        </w:rPr>
        <w:t>专家审核规则</w:t>
      </w:r>
      <w:bookmarkEnd w:id="91"/>
    </w:p>
    <w:p w14:paraId="062F7217" w14:textId="757EF45D" w:rsidR="00F54B80" w:rsidRDefault="00000000">
      <w:pPr>
        <w:pStyle w:val="altz"/>
        <w:ind w:left="480" w:firstLine="480"/>
      </w:pPr>
      <w:r>
        <w:rPr>
          <w:rFonts w:hint="eastAsia"/>
        </w:rPr>
        <w:t>经过人工修订的问答对，将提交给外部医学专家（至少包含</w:t>
      </w:r>
      <w:r>
        <w:rPr>
          <w:rFonts w:hint="eastAsia"/>
        </w:rPr>
        <w:t>2</w:t>
      </w:r>
      <w:r>
        <w:rPr>
          <w:rFonts w:hint="eastAsia"/>
        </w:rPr>
        <w:t>名副主任医师及以上的妇产科医生）进行最终审核。</w:t>
      </w:r>
      <w:commentRangeStart w:id="92"/>
      <w:r>
        <w:rPr>
          <w:rFonts w:hint="eastAsia"/>
        </w:rPr>
        <w:t>专家</w:t>
      </w:r>
      <w:r>
        <w:rPr>
          <w:rFonts w:hint="eastAsia"/>
          <w:color w:val="00B0F0"/>
        </w:rPr>
        <w:t>使用</w:t>
      </w:r>
      <w:ins w:id="93" w:author="Zixuan Zhou" w:date="2026-04-17T14:13:00Z" w16du:dateUtc="2026-04-17T06:13:00Z">
        <w:r w:rsidR="007B6240">
          <w:rPr>
            <w:rFonts w:hint="eastAsia"/>
            <w:color w:val="00B0F0"/>
          </w:rPr>
          <w:t>3</w:t>
        </w:r>
      </w:ins>
      <w:del w:id="94" w:author="Zixuan Zhou" w:date="2026-04-17T14:13:00Z" w16du:dateUtc="2026-04-17T06:13:00Z">
        <w:r w:rsidDel="007B6240">
          <w:rPr>
            <w:rFonts w:hint="eastAsia"/>
            <w:color w:val="00B0F0"/>
          </w:rPr>
          <w:delText>5</w:delText>
        </w:r>
      </w:del>
      <w:r>
        <w:rPr>
          <w:rFonts w:hint="eastAsia"/>
          <w:color w:val="00B0F0"/>
        </w:rPr>
        <w:t>点</w:t>
      </w:r>
      <w:r>
        <w:rPr>
          <w:rFonts w:hint="eastAsia"/>
          <w:color w:val="00B0F0"/>
        </w:rPr>
        <w:t>Likert</w:t>
      </w:r>
      <w:r>
        <w:rPr>
          <w:rFonts w:hint="eastAsia"/>
          <w:color w:val="00B0F0"/>
        </w:rPr>
        <w:t>量表（</w:t>
      </w:r>
      <w:r>
        <w:rPr>
          <w:rFonts w:hint="eastAsia"/>
          <w:color w:val="00B0F0"/>
        </w:rPr>
        <w:t>1=</w:t>
      </w:r>
      <w:r>
        <w:rPr>
          <w:rFonts w:hint="eastAsia"/>
          <w:color w:val="00B0F0"/>
        </w:rPr>
        <w:t>完全不符合，</w:t>
      </w:r>
      <w:r>
        <w:rPr>
          <w:rFonts w:hint="eastAsia"/>
          <w:color w:val="00B0F0"/>
        </w:rPr>
        <w:t>5=</w:t>
      </w:r>
      <w:r>
        <w:rPr>
          <w:rFonts w:hint="eastAsia"/>
          <w:color w:val="00B0F0"/>
        </w:rPr>
        <w:lastRenderedPageBreak/>
        <w:t>完全符合）对每个问答对的六个维度进行独立打分</w:t>
      </w:r>
      <w:commentRangeEnd w:id="92"/>
      <w:r>
        <w:rPr>
          <w:rStyle w:val="afb"/>
          <w:rFonts w:hint="eastAsia"/>
          <w:sz w:val="24"/>
          <w:szCs w:val="22"/>
        </w:rPr>
        <w:commentReference w:id="92"/>
      </w:r>
      <w:r>
        <w:rPr>
          <w:rFonts w:hint="eastAsia"/>
        </w:rPr>
        <w:t>。</w:t>
      </w:r>
    </w:p>
    <w:p w14:paraId="44CD7D3E" w14:textId="77777777" w:rsidR="00F54B80" w:rsidRDefault="00000000">
      <w:pPr>
        <w:pStyle w:val="altz"/>
        <w:ind w:left="480" w:firstLine="480"/>
      </w:pPr>
      <w:r>
        <w:rPr>
          <w:rFonts w:hint="eastAsia"/>
        </w:rPr>
        <w:t>审核指标定义如下：</w:t>
      </w:r>
    </w:p>
    <w:p w14:paraId="38CD7E14" w14:textId="77777777" w:rsidR="00F54B80" w:rsidRDefault="00000000">
      <w:pPr>
        <w:pStyle w:val="altz"/>
        <w:numPr>
          <w:ilvl w:val="0"/>
          <w:numId w:val="27"/>
        </w:numPr>
        <w:ind w:firstLineChars="0"/>
      </w:pPr>
      <w:r>
        <w:rPr>
          <w:rFonts w:hint="eastAsia"/>
        </w:rPr>
        <w:t>指导性：</w:t>
      </w:r>
      <w:r>
        <w:rPr>
          <w:rFonts w:hint="eastAsia"/>
        </w:rPr>
        <w:t xml:space="preserve"> </w:t>
      </w:r>
      <w:r>
        <w:rPr>
          <w:rFonts w:hint="eastAsia"/>
        </w:rPr>
        <w:t>答案是否提供了清晰、可操作的建议或下一步行动指南（例如，“你应该立即联系你的医生”或“你可以采取以下步骤</w:t>
      </w:r>
      <w:r>
        <w:rPr>
          <w:rFonts w:hint="eastAsia"/>
        </w:rPr>
        <w:t>...</w:t>
      </w:r>
      <w:r>
        <w:rPr>
          <w:rFonts w:hint="eastAsia"/>
        </w:rPr>
        <w:t>”）。</w:t>
      </w:r>
    </w:p>
    <w:p w14:paraId="3E6A9EF5" w14:textId="77777777" w:rsidR="00F54B80" w:rsidRDefault="00000000">
      <w:pPr>
        <w:pStyle w:val="altz"/>
        <w:numPr>
          <w:ilvl w:val="0"/>
          <w:numId w:val="27"/>
        </w:numPr>
        <w:ind w:firstLineChars="0"/>
      </w:pPr>
      <w:r>
        <w:rPr>
          <w:rFonts w:hint="eastAsia"/>
        </w:rPr>
        <w:t>准确性：</w:t>
      </w:r>
      <w:r>
        <w:rPr>
          <w:rFonts w:hint="eastAsia"/>
        </w:rPr>
        <w:t xml:space="preserve"> </w:t>
      </w:r>
      <w:r>
        <w:rPr>
          <w:rFonts w:hint="eastAsia"/>
        </w:rPr>
        <w:t>答案所包含的医学信息是否科学、准确，无事实性错误。</w:t>
      </w:r>
    </w:p>
    <w:p w14:paraId="1B60E0BE" w14:textId="77777777" w:rsidR="00F54B80" w:rsidRDefault="00000000">
      <w:pPr>
        <w:pStyle w:val="altz"/>
        <w:numPr>
          <w:ilvl w:val="0"/>
          <w:numId w:val="27"/>
        </w:numPr>
        <w:ind w:firstLineChars="0"/>
      </w:pPr>
      <w:r>
        <w:rPr>
          <w:rFonts w:hint="eastAsia"/>
        </w:rPr>
        <w:t>完整性：</w:t>
      </w:r>
      <w:r>
        <w:rPr>
          <w:rFonts w:hint="eastAsia"/>
        </w:rPr>
        <w:t xml:space="preserve"> </w:t>
      </w:r>
      <w:r>
        <w:rPr>
          <w:rFonts w:hint="eastAsia"/>
        </w:rPr>
        <w:t>答案是否全面地回应了用户提问的所有方面，无重要信息遗漏。</w:t>
      </w:r>
    </w:p>
    <w:p w14:paraId="6E9A944A" w14:textId="77777777" w:rsidR="00F54B80" w:rsidRDefault="00000000">
      <w:pPr>
        <w:pStyle w:val="altz"/>
        <w:numPr>
          <w:ilvl w:val="0"/>
          <w:numId w:val="27"/>
        </w:numPr>
        <w:ind w:firstLineChars="0"/>
      </w:pPr>
      <w:r>
        <w:rPr>
          <w:rFonts w:hint="eastAsia"/>
        </w:rPr>
        <w:t>安全性：</w:t>
      </w:r>
      <w:r>
        <w:rPr>
          <w:rFonts w:hint="eastAsia"/>
        </w:rPr>
        <w:t xml:space="preserve"> </w:t>
      </w:r>
      <w:r>
        <w:rPr>
          <w:rFonts w:hint="eastAsia"/>
        </w:rPr>
        <w:t>答案是否不包含任何可能导致伤害的建议，并对潜在风险进行了充分提示，特别是强调了寻求专业医疗帮助的重要性。</w:t>
      </w:r>
    </w:p>
    <w:p w14:paraId="3B37CEB9" w14:textId="77777777" w:rsidR="00F54B80" w:rsidRDefault="00000000">
      <w:pPr>
        <w:pStyle w:val="altz"/>
        <w:numPr>
          <w:ilvl w:val="0"/>
          <w:numId w:val="27"/>
        </w:numPr>
        <w:ind w:firstLineChars="0"/>
      </w:pPr>
      <w:r>
        <w:rPr>
          <w:rFonts w:hint="eastAsia"/>
        </w:rPr>
        <w:t>易于理解：</w:t>
      </w:r>
      <w:r>
        <w:rPr>
          <w:rFonts w:hint="eastAsia"/>
        </w:rPr>
        <w:t xml:space="preserve"> </w:t>
      </w:r>
      <w:r>
        <w:rPr>
          <w:rFonts w:hint="eastAsia"/>
        </w:rPr>
        <w:t>答案是否使用通俗易懂的语言，避免了不必要的专业术语，适合青少年阅读。</w:t>
      </w:r>
    </w:p>
    <w:p w14:paraId="67026227" w14:textId="77777777" w:rsidR="00F54B80" w:rsidRDefault="00000000">
      <w:pPr>
        <w:pStyle w:val="altz"/>
        <w:numPr>
          <w:ilvl w:val="0"/>
          <w:numId w:val="27"/>
        </w:numPr>
        <w:ind w:firstLineChars="0"/>
      </w:pPr>
      <w:r>
        <w:rPr>
          <w:rFonts w:hint="eastAsia"/>
        </w:rPr>
        <w:t>仅提供必要信息：</w:t>
      </w:r>
      <w:r>
        <w:rPr>
          <w:rFonts w:hint="eastAsia"/>
        </w:rPr>
        <w:t xml:space="preserve"> </w:t>
      </w:r>
      <w:r>
        <w:rPr>
          <w:rFonts w:hint="eastAsia"/>
        </w:rPr>
        <w:t>答案是否仅提供了必要信息，避免了无关内容的冗余，做到了言简意赅。</w:t>
      </w:r>
    </w:p>
    <w:p w14:paraId="0B87769E" w14:textId="77777777" w:rsidR="00F54B80" w:rsidRDefault="00000000">
      <w:pPr>
        <w:pStyle w:val="altz"/>
        <w:ind w:firstLine="482"/>
      </w:pPr>
      <w:r>
        <w:rPr>
          <w:rFonts w:hint="eastAsia"/>
          <w:b/>
          <w:bCs/>
          <w:highlight w:val="yellow"/>
        </w:rPr>
        <w:t>采纳标准</w:t>
      </w:r>
      <w:r>
        <w:rPr>
          <w:rFonts w:hint="eastAsia"/>
          <w:highlight w:val="yellow"/>
        </w:rPr>
        <w:t>：只有当一个问答对在所有六个维度上的平均分均高于</w:t>
      </w:r>
      <w:r>
        <w:rPr>
          <w:rFonts w:hint="eastAsia"/>
          <w:highlight w:val="yellow"/>
        </w:rPr>
        <w:t>4.0</w:t>
      </w:r>
      <w:r>
        <w:rPr>
          <w:rFonts w:hint="eastAsia"/>
          <w:highlight w:val="yellow"/>
        </w:rPr>
        <w:t>分（含）时，才被视为合格，并最终纳入用于模型微调的数据集。任何未达标的问答对将被退回进行重新修订或直接废弃。通过这一严苛的质量控制流程，研究确保了最终数据集的权威性、安全性与实用性。</w:t>
      </w:r>
    </w:p>
    <w:p w14:paraId="21A12D94" w14:textId="77777777" w:rsidR="00F54B80" w:rsidRDefault="00000000">
      <w:pPr>
        <w:pStyle w:val="2"/>
        <w:spacing w:before="163" w:after="163"/>
        <w:rPr>
          <w:rFonts w:hint="eastAsia"/>
        </w:rPr>
      </w:pPr>
      <w:bookmarkStart w:id="95" w:name="_Toc226059706"/>
      <w:r>
        <w:rPr>
          <w:rFonts w:hint="eastAsia"/>
        </w:rPr>
        <w:t>数据集质量评估</w:t>
      </w:r>
      <w:bookmarkEnd w:id="95"/>
    </w:p>
    <w:p w14:paraId="58FDF4B2" w14:textId="77777777" w:rsidR="00F54B80" w:rsidRDefault="00F54B80">
      <w:pPr>
        <w:pStyle w:val="altz"/>
        <w:ind w:firstLine="480"/>
      </w:pPr>
    </w:p>
    <w:p w14:paraId="065CAE37" w14:textId="77777777" w:rsidR="00F54B80" w:rsidRDefault="00000000">
      <w:pPr>
        <w:pStyle w:val="2"/>
        <w:spacing w:before="163" w:after="163"/>
        <w:rPr>
          <w:rFonts w:hint="eastAsia"/>
        </w:rPr>
      </w:pPr>
      <w:bookmarkStart w:id="96" w:name="_Toc226059707"/>
      <w:r>
        <w:rPr>
          <w:rFonts w:hint="eastAsia"/>
        </w:rPr>
        <w:t>问答数据集构建结果</w:t>
      </w:r>
      <w:bookmarkEnd w:id="96"/>
    </w:p>
    <w:p w14:paraId="3BE8CB76" w14:textId="77777777" w:rsidR="00F54B80" w:rsidRDefault="00000000">
      <w:pPr>
        <w:pStyle w:val="altz"/>
        <w:ind w:firstLine="480"/>
      </w:pPr>
      <w:r>
        <w:rPr>
          <w:rFonts w:hint="eastAsia"/>
        </w:rPr>
        <w:t>经过问题规范化、答案生成、人工修订与专家审核等一系列严谨流程，我们最终成功构建了一个面向青少年生殖健康教育的高质量问答数据集。</w:t>
      </w:r>
    </w:p>
    <w:p w14:paraId="796460D8" w14:textId="77777777" w:rsidR="00F54B80" w:rsidRDefault="00000000">
      <w:pPr>
        <w:pStyle w:val="altz"/>
        <w:ind w:firstLine="480"/>
      </w:pPr>
      <w:r>
        <w:rPr>
          <w:rFonts w:hint="eastAsia"/>
        </w:rPr>
        <w:t>本数据集共包含</w:t>
      </w:r>
      <w:r>
        <w:rPr>
          <w:rFonts w:hint="eastAsia"/>
        </w:rPr>
        <w:t>2751</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Pr>
          <w:rFonts w:hint="eastAsia"/>
        </w:rPr>
        <w:t>5.3.4</w:t>
      </w:r>
      <w:r>
        <w:rPr>
          <w:rFonts w:hint="eastAsia"/>
        </w:rPr>
        <w:t>节中定义的六大指标（指导性、准确性、完整性、安全性、易于理解、简洁性）且平均分高于</w:t>
      </w:r>
      <w:r>
        <w:rPr>
          <w:rFonts w:hint="eastAsia"/>
        </w:rPr>
        <w:t>4.0</w:t>
      </w:r>
      <w:r>
        <w:rPr>
          <w:rFonts w:hint="eastAsia"/>
        </w:rPr>
        <w:t>的严格筛选，可直接用于大语言模型的微调、智能问答系统的知识库填充，或作为权威的线上健康教育内容资源。</w:t>
      </w:r>
    </w:p>
    <w:p w14:paraId="4A2DAB83" w14:textId="77777777" w:rsidR="00F54B80" w:rsidRDefault="00000000">
      <w:pPr>
        <w:pStyle w:val="2"/>
        <w:spacing w:before="163" w:after="163"/>
        <w:rPr>
          <w:rFonts w:hint="eastAsia"/>
        </w:rPr>
      </w:pPr>
      <w:bookmarkStart w:id="97" w:name="_Toc226059708"/>
      <w:r>
        <w:rPr>
          <w:rFonts w:hint="eastAsia"/>
        </w:rPr>
        <w:t>本章小结</w:t>
      </w:r>
      <w:bookmarkEnd w:id="97"/>
    </w:p>
    <w:p w14:paraId="5519A418" w14:textId="77777777" w:rsidR="00F54B80" w:rsidRDefault="00F54B80">
      <w:pPr>
        <w:pStyle w:val="altz"/>
        <w:ind w:firstLine="480"/>
      </w:pPr>
    </w:p>
    <w:p w14:paraId="02CDFEB5" w14:textId="77777777" w:rsidR="00F54B80" w:rsidRDefault="00F54B80">
      <w:pPr>
        <w:pStyle w:val="altz"/>
        <w:ind w:firstLine="480"/>
        <w:sectPr w:rsidR="00F54B80">
          <w:headerReference w:type="default" r:id="rId32"/>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000000">
      <w:pPr>
        <w:pStyle w:val="1"/>
        <w:spacing w:before="326" w:after="326"/>
        <w:rPr>
          <w:rFonts w:hint="eastAsia"/>
        </w:rPr>
      </w:pPr>
      <w:bookmarkStart w:id="98" w:name="_Toc226059709"/>
      <w:r>
        <w:rPr>
          <w:rFonts w:hint="eastAsia"/>
        </w:rPr>
        <w:lastRenderedPageBreak/>
        <w:t>领域大语言模型微调与效果评估</w:t>
      </w:r>
      <w:bookmarkEnd w:id="98"/>
    </w:p>
    <w:p w14:paraId="7D7F5F22" w14:textId="77777777" w:rsidR="00F54B80" w:rsidRDefault="00000000">
      <w:pPr>
        <w:pStyle w:val="2"/>
        <w:spacing w:before="163" w:after="163"/>
        <w:rPr>
          <w:rFonts w:hint="eastAsia"/>
        </w:rPr>
      </w:pPr>
      <w:bookmarkStart w:id="99" w:name="_Toc226059710"/>
      <w:r>
        <w:rPr>
          <w:rFonts w:hint="eastAsia"/>
        </w:rPr>
        <w:t>实验设置</w:t>
      </w:r>
      <w:bookmarkEnd w:id="99"/>
    </w:p>
    <w:p w14:paraId="01B9935E" w14:textId="77777777" w:rsidR="00F54B80" w:rsidRDefault="00000000">
      <w:pPr>
        <w:pStyle w:val="altz"/>
        <w:ind w:firstLine="480"/>
      </w:pPr>
      <w:r>
        <w:rPr>
          <w:rFonts w:hint="eastAsia"/>
        </w:rPr>
        <w:t xml:space="preserve">6.1.1 </w:t>
      </w:r>
      <w:r>
        <w:rPr>
          <w:rFonts w:hint="eastAsia"/>
        </w:rPr>
        <w:t>实验环境</w:t>
      </w:r>
    </w:p>
    <w:p w14:paraId="47571D4B" w14:textId="77777777" w:rsidR="00F54B80" w:rsidRDefault="00000000">
      <w:pPr>
        <w:pStyle w:val="altz"/>
        <w:ind w:firstLine="480"/>
      </w:pPr>
      <w:r>
        <w:rPr>
          <w:rFonts w:hint="eastAsia"/>
        </w:rPr>
        <w:t xml:space="preserve">6.1.2 </w:t>
      </w:r>
      <w:r>
        <w:rPr>
          <w:rFonts w:hint="eastAsia"/>
        </w:rPr>
        <w:t>基础模型介绍</w:t>
      </w:r>
    </w:p>
    <w:p w14:paraId="740B9D2A" w14:textId="77777777" w:rsidR="00F54B80" w:rsidRDefault="00000000">
      <w:pPr>
        <w:pStyle w:val="altz"/>
        <w:ind w:firstLine="480"/>
      </w:pPr>
      <w:r>
        <w:rPr>
          <w:rFonts w:hint="eastAsia"/>
        </w:rPr>
        <w:t>例如：</w:t>
      </w:r>
    </w:p>
    <w:p w14:paraId="7C9939B5" w14:textId="77777777" w:rsidR="00F54B80" w:rsidRDefault="00F54B80">
      <w:pPr>
        <w:pStyle w:val="altz"/>
        <w:ind w:firstLine="480"/>
      </w:pPr>
    </w:p>
    <w:p w14:paraId="1D47D2DC" w14:textId="77777777" w:rsidR="00F54B80" w:rsidRDefault="00000000">
      <w:pPr>
        <w:pStyle w:val="altz"/>
        <w:ind w:firstLine="480"/>
      </w:pPr>
      <w:r>
        <w:rPr>
          <w:rFonts w:hint="eastAsia"/>
        </w:rPr>
        <w:t xml:space="preserve">Qwen </w:t>
      </w:r>
      <w:r>
        <w:rPr>
          <w:rFonts w:hint="eastAsia"/>
        </w:rPr>
        <w:t>系列</w:t>
      </w:r>
    </w:p>
    <w:p w14:paraId="6771105F" w14:textId="77777777" w:rsidR="00F54B80" w:rsidRDefault="00000000">
      <w:pPr>
        <w:pStyle w:val="altz"/>
        <w:ind w:firstLine="480"/>
      </w:pPr>
      <w:proofErr w:type="spellStart"/>
      <w:r>
        <w:rPr>
          <w:rFonts w:hint="eastAsia"/>
        </w:rPr>
        <w:t>LLaMA</w:t>
      </w:r>
      <w:proofErr w:type="spellEnd"/>
      <w:r>
        <w:rPr>
          <w:rFonts w:hint="eastAsia"/>
        </w:rPr>
        <w:t xml:space="preserve"> </w:t>
      </w:r>
      <w:r>
        <w:rPr>
          <w:rFonts w:hint="eastAsia"/>
        </w:rPr>
        <w:t>系列</w:t>
      </w:r>
    </w:p>
    <w:p w14:paraId="778DED2B" w14:textId="77777777" w:rsidR="00F54B80" w:rsidRDefault="00000000">
      <w:pPr>
        <w:pStyle w:val="altz"/>
        <w:ind w:firstLine="480"/>
      </w:pPr>
      <w:r>
        <w:rPr>
          <w:rFonts w:hint="eastAsia"/>
        </w:rPr>
        <w:t>你实际选用的模型</w:t>
      </w:r>
    </w:p>
    <w:p w14:paraId="1AD0709A" w14:textId="77777777" w:rsidR="00F54B80" w:rsidRDefault="00000000">
      <w:pPr>
        <w:pStyle w:val="altz"/>
        <w:ind w:firstLine="480"/>
      </w:pPr>
      <w:r>
        <w:rPr>
          <w:rFonts w:hint="eastAsia"/>
        </w:rPr>
        <w:t xml:space="preserve">6.1.3 </w:t>
      </w:r>
      <w:r>
        <w:rPr>
          <w:rFonts w:hint="eastAsia"/>
        </w:rPr>
        <w:t>数据集划分</w:t>
      </w:r>
    </w:p>
    <w:p w14:paraId="497C7FAA" w14:textId="77777777" w:rsidR="00F54B80" w:rsidRDefault="00000000">
      <w:pPr>
        <w:pStyle w:val="altz"/>
        <w:ind w:firstLine="480"/>
      </w:pPr>
      <w:r>
        <w:rPr>
          <w:rFonts w:hint="eastAsia"/>
        </w:rPr>
        <w:t>训练集</w:t>
      </w:r>
    </w:p>
    <w:p w14:paraId="483A6DAE" w14:textId="77777777" w:rsidR="00F54B80" w:rsidRDefault="00000000">
      <w:pPr>
        <w:pStyle w:val="altz"/>
        <w:ind w:firstLine="480"/>
      </w:pPr>
      <w:r>
        <w:rPr>
          <w:rFonts w:hint="eastAsia"/>
        </w:rPr>
        <w:t>验证集</w:t>
      </w:r>
    </w:p>
    <w:p w14:paraId="0DA11889" w14:textId="77777777" w:rsidR="00F54B80" w:rsidRDefault="00000000">
      <w:pPr>
        <w:pStyle w:val="altz"/>
        <w:ind w:firstLine="480"/>
      </w:pPr>
      <w:r>
        <w:rPr>
          <w:rFonts w:hint="eastAsia"/>
        </w:rPr>
        <w:t>测试集</w:t>
      </w:r>
    </w:p>
    <w:p w14:paraId="1A7199E8" w14:textId="77777777" w:rsidR="00F54B80" w:rsidRDefault="00000000">
      <w:pPr>
        <w:pStyle w:val="2"/>
        <w:spacing w:before="163" w:after="163"/>
        <w:rPr>
          <w:rFonts w:hint="eastAsia"/>
        </w:rPr>
      </w:pPr>
      <w:bookmarkStart w:id="100" w:name="_Toc226059711"/>
      <w:r>
        <w:rPr>
          <w:rFonts w:hint="eastAsia"/>
        </w:rPr>
        <w:t>模型微调方案</w:t>
      </w:r>
      <w:bookmarkEnd w:id="100"/>
    </w:p>
    <w:p w14:paraId="53D2660B" w14:textId="77777777" w:rsidR="00F54B80" w:rsidRDefault="00000000">
      <w:pPr>
        <w:pStyle w:val="altz"/>
        <w:ind w:firstLine="480"/>
      </w:pPr>
      <w:r>
        <w:rPr>
          <w:rFonts w:hint="eastAsia"/>
        </w:rPr>
        <w:t xml:space="preserve">6.2.1 </w:t>
      </w:r>
      <w:r>
        <w:rPr>
          <w:rFonts w:hint="eastAsia"/>
        </w:rPr>
        <w:t>微调目标</w:t>
      </w:r>
    </w:p>
    <w:p w14:paraId="49A1884A" w14:textId="77777777" w:rsidR="00F54B80" w:rsidRDefault="00000000">
      <w:pPr>
        <w:pStyle w:val="altz"/>
        <w:ind w:firstLine="480"/>
      </w:pPr>
      <w:r>
        <w:rPr>
          <w:rFonts w:hint="eastAsia"/>
        </w:rPr>
        <w:t xml:space="preserve">6.2.2 </w:t>
      </w:r>
      <w:r>
        <w:rPr>
          <w:rFonts w:hint="eastAsia"/>
        </w:rPr>
        <w:t>微调方法</w:t>
      </w:r>
    </w:p>
    <w:p w14:paraId="54F665FC" w14:textId="77777777" w:rsidR="00F54B80" w:rsidRDefault="00000000">
      <w:pPr>
        <w:pStyle w:val="altz"/>
        <w:ind w:firstLine="480"/>
      </w:pPr>
      <w:r>
        <w:rPr>
          <w:rFonts w:hint="eastAsia"/>
        </w:rPr>
        <w:t xml:space="preserve">6.2.3 </w:t>
      </w:r>
      <w:r>
        <w:rPr>
          <w:rFonts w:hint="eastAsia"/>
        </w:rPr>
        <w:t>超参数设置</w:t>
      </w:r>
    </w:p>
    <w:p w14:paraId="274748A4" w14:textId="77777777" w:rsidR="00F54B80" w:rsidRDefault="00000000">
      <w:pPr>
        <w:pStyle w:val="altz"/>
        <w:ind w:firstLine="480"/>
      </w:pPr>
      <w:r>
        <w:rPr>
          <w:rFonts w:hint="eastAsia"/>
        </w:rPr>
        <w:t xml:space="preserve">6.2.4 </w:t>
      </w:r>
      <w:r>
        <w:rPr>
          <w:rFonts w:hint="eastAsia"/>
        </w:rPr>
        <w:t>对照实验设计</w:t>
      </w:r>
    </w:p>
    <w:p w14:paraId="132A2B2E" w14:textId="77777777" w:rsidR="00F54B80" w:rsidRDefault="00000000">
      <w:pPr>
        <w:pStyle w:val="2"/>
        <w:spacing w:before="163" w:after="163"/>
        <w:rPr>
          <w:rFonts w:hint="eastAsia"/>
        </w:rPr>
      </w:pPr>
      <w:bookmarkStart w:id="101" w:name="_Toc226059712"/>
      <w:r>
        <w:rPr>
          <w:rFonts w:hint="eastAsia"/>
        </w:rPr>
        <w:t>自动化评估结果</w:t>
      </w:r>
      <w:bookmarkEnd w:id="101"/>
    </w:p>
    <w:p w14:paraId="3ABE87CD" w14:textId="77777777" w:rsidR="00F54B80" w:rsidRDefault="00000000">
      <w:pPr>
        <w:pStyle w:val="altz"/>
        <w:ind w:firstLine="480"/>
      </w:pPr>
      <w:r>
        <w:rPr>
          <w:rFonts w:hint="eastAsia"/>
        </w:rPr>
        <w:t>6.3.1 AI</w:t>
      </w:r>
      <w:r>
        <w:rPr>
          <w:rFonts w:hint="eastAsia"/>
        </w:rPr>
        <w:t>打分结果</w:t>
      </w:r>
    </w:p>
    <w:p w14:paraId="43E5908F" w14:textId="77777777" w:rsidR="00F54B80" w:rsidRDefault="00000000">
      <w:pPr>
        <w:pStyle w:val="altz"/>
        <w:ind w:firstLine="480"/>
      </w:pPr>
      <w:r>
        <w:rPr>
          <w:rFonts w:hint="eastAsia"/>
        </w:rPr>
        <w:t xml:space="preserve">6.3.2 </w:t>
      </w:r>
      <w:r>
        <w:rPr>
          <w:rFonts w:hint="eastAsia"/>
        </w:rPr>
        <w:t>微调前后结果对比</w:t>
      </w:r>
    </w:p>
    <w:p w14:paraId="0E272211" w14:textId="77777777" w:rsidR="00F54B80" w:rsidRDefault="00000000">
      <w:pPr>
        <w:pStyle w:val="altz"/>
        <w:ind w:firstLine="480"/>
      </w:pPr>
      <w:r>
        <w:rPr>
          <w:rFonts w:hint="eastAsia"/>
        </w:rPr>
        <w:t xml:space="preserve">6.3.3 </w:t>
      </w:r>
      <w:r>
        <w:rPr>
          <w:rFonts w:hint="eastAsia"/>
        </w:rPr>
        <w:t>不同主题下的模型表现差异</w:t>
      </w:r>
    </w:p>
    <w:p w14:paraId="1FADBACE" w14:textId="77777777" w:rsidR="00F54B80" w:rsidRDefault="00000000">
      <w:pPr>
        <w:pStyle w:val="2"/>
        <w:spacing w:before="163" w:after="163"/>
        <w:rPr>
          <w:rFonts w:hint="eastAsia"/>
        </w:rPr>
      </w:pPr>
      <w:bookmarkStart w:id="102" w:name="_Toc226059713"/>
      <w:r>
        <w:rPr>
          <w:rFonts w:hint="eastAsia"/>
        </w:rPr>
        <w:t>模型输出案例分析</w:t>
      </w:r>
      <w:bookmarkEnd w:id="102"/>
    </w:p>
    <w:p w14:paraId="52F859C5" w14:textId="77777777" w:rsidR="00F54B80" w:rsidRDefault="00000000">
      <w:pPr>
        <w:pStyle w:val="altz"/>
        <w:ind w:firstLine="480"/>
      </w:pPr>
      <w:r>
        <w:rPr>
          <w:rFonts w:hint="eastAsia"/>
        </w:rPr>
        <w:t xml:space="preserve">6.5.1 </w:t>
      </w:r>
      <w:r>
        <w:rPr>
          <w:rFonts w:hint="eastAsia"/>
        </w:rPr>
        <w:t>优秀回答案例</w:t>
      </w:r>
    </w:p>
    <w:p w14:paraId="1C98AAF8" w14:textId="77777777" w:rsidR="00F54B80" w:rsidRDefault="00000000">
      <w:pPr>
        <w:pStyle w:val="altz"/>
        <w:ind w:firstLine="480"/>
      </w:pPr>
      <w:r>
        <w:rPr>
          <w:rFonts w:hint="eastAsia"/>
        </w:rPr>
        <w:t xml:space="preserve">6.5.2 </w:t>
      </w:r>
      <w:r>
        <w:rPr>
          <w:rFonts w:hint="eastAsia"/>
        </w:rPr>
        <w:t>微调后改进明显的案例</w:t>
      </w:r>
    </w:p>
    <w:p w14:paraId="27E39BC0" w14:textId="77777777" w:rsidR="00F54B80" w:rsidRDefault="00000000">
      <w:pPr>
        <w:pStyle w:val="altz"/>
        <w:ind w:firstLine="480"/>
      </w:pPr>
      <w:r>
        <w:rPr>
          <w:rFonts w:hint="eastAsia"/>
        </w:rPr>
        <w:t xml:space="preserve">6.5.3 </w:t>
      </w:r>
      <w:r>
        <w:rPr>
          <w:rFonts w:hint="eastAsia"/>
        </w:rPr>
        <w:t>错误与幻觉案例</w:t>
      </w:r>
    </w:p>
    <w:p w14:paraId="45ED838A" w14:textId="77777777" w:rsidR="00F54B80" w:rsidRDefault="00000000">
      <w:pPr>
        <w:pStyle w:val="altz"/>
        <w:ind w:firstLine="480"/>
      </w:pPr>
      <w:r>
        <w:rPr>
          <w:rFonts w:hint="eastAsia"/>
        </w:rPr>
        <w:t xml:space="preserve">6.5.4 </w:t>
      </w:r>
      <w:r>
        <w:rPr>
          <w:rFonts w:hint="eastAsia"/>
        </w:rPr>
        <w:t>原因分析</w:t>
      </w:r>
    </w:p>
    <w:p w14:paraId="66E43DB6" w14:textId="77777777" w:rsidR="00F54B80" w:rsidRDefault="00000000">
      <w:pPr>
        <w:pStyle w:val="2"/>
        <w:spacing w:before="163" w:after="163"/>
        <w:rPr>
          <w:rFonts w:hint="eastAsia"/>
        </w:rPr>
      </w:pPr>
      <w:bookmarkStart w:id="103" w:name="_Toc226059714"/>
      <w:r>
        <w:rPr>
          <w:rFonts w:hint="eastAsia"/>
        </w:rPr>
        <w:lastRenderedPageBreak/>
        <w:t>微调效果综合讨论</w:t>
      </w:r>
      <w:bookmarkEnd w:id="103"/>
    </w:p>
    <w:p w14:paraId="04C182EE" w14:textId="77777777" w:rsidR="00F54B80" w:rsidRDefault="00000000">
      <w:pPr>
        <w:pStyle w:val="altz"/>
        <w:ind w:firstLine="480"/>
      </w:pPr>
      <w:r>
        <w:rPr>
          <w:rFonts w:hint="eastAsia"/>
        </w:rPr>
        <w:t>微调是否显著提升了专业性</w:t>
      </w:r>
    </w:p>
    <w:p w14:paraId="0EC89DA2" w14:textId="77777777" w:rsidR="00F54B80" w:rsidRDefault="00000000">
      <w:pPr>
        <w:pStyle w:val="altz"/>
        <w:ind w:firstLine="480"/>
      </w:pPr>
      <w:r>
        <w:rPr>
          <w:rFonts w:hint="eastAsia"/>
        </w:rPr>
        <w:t>哪些类型问题提升更明显</w:t>
      </w:r>
    </w:p>
    <w:p w14:paraId="41541A08" w14:textId="77777777" w:rsidR="00F54B80" w:rsidRDefault="00000000">
      <w:pPr>
        <w:pStyle w:val="altz"/>
        <w:ind w:firstLine="480"/>
      </w:pPr>
      <w:r>
        <w:rPr>
          <w:rFonts w:hint="eastAsia"/>
        </w:rPr>
        <w:t>哪些问题仍然难回答</w:t>
      </w:r>
    </w:p>
    <w:p w14:paraId="34FE32B8" w14:textId="77777777" w:rsidR="00F54B80" w:rsidRDefault="00000000">
      <w:pPr>
        <w:pStyle w:val="altz"/>
        <w:ind w:firstLine="480"/>
      </w:pPr>
      <w:r>
        <w:rPr>
          <w:rFonts w:hint="eastAsia"/>
        </w:rPr>
        <w:t>数据集规模与质量对模型性能的影响</w:t>
      </w:r>
    </w:p>
    <w:p w14:paraId="5D2056E4" w14:textId="77777777" w:rsidR="00F54B80" w:rsidRDefault="00000000">
      <w:pPr>
        <w:pStyle w:val="2"/>
        <w:spacing w:before="163" w:after="163"/>
        <w:rPr>
          <w:rFonts w:hint="eastAsia"/>
        </w:rPr>
      </w:pPr>
      <w:bookmarkStart w:id="104" w:name="_Toc226059715"/>
      <w:r>
        <w:rPr>
          <w:rFonts w:hint="eastAsia"/>
        </w:rPr>
        <w:t>本章小结</w:t>
      </w:r>
      <w:bookmarkEnd w:id="104"/>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default" r:id="rId33"/>
          <w:endnotePr>
            <w:numFmt w:val="decimal"/>
          </w:endnotePr>
          <w:pgSz w:w="11906" w:h="16838"/>
          <w:pgMar w:top="1701" w:right="1418" w:bottom="1701" w:left="1418" w:header="851" w:footer="850" w:gutter="0"/>
          <w:cols w:space="425"/>
          <w:docGrid w:type="linesAndChars" w:linePitch="326"/>
        </w:sectPr>
      </w:pPr>
    </w:p>
    <w:p w14:paraId="20FEA5E7" w14:textId="77777777" w:rsidR="00F54B80" w:rsidRDefault="00000000">
      <w:pPr>
        <w:pStyle w:val="1"/>
        <w:spacing w:before="326" w:after="326"/>
        <w:rPr>
          <w:rFonts w:hint="eastAsia"/>
        </w:rPr>
      </w:pPr>
      <w:bookmarkStart w:id="105" w:name="_Toc226059716"/>
      <w:r>
        <w:rPr>
          <w:rFonts w:hint="eastAsia"/>
        </w:rPr>
        <w:lastRenderedPageBreak/>
        <w:t>讨论与结论</w:t>
      </w:r>
      <w:bookmarkEnd w:id="105"/>
    </w:p>
    <w:p w14:paraId="642F5619" w14:textId="77777777" w:rsidR="00F54B80" w:rsidRDefault="00000000">
      <w:pPr>
        <w:pStyle w:val="2"/>
        <w:spacing w:before="163" w:after="163"/>
        <w:rPr>
          <w:rFonts w:hint="eastAsia"/>
        </w:rPr>
      </w:pPr>
      <w:bookmarkStart w:id="106" w:name="_Toc226059717"/>
      <w:r>
        <w:rPr>
          <w:rFonts w:hint="eastAsia"/>
        </w:rPr>
        <w:t>主要研究发现</w:t>
      </w:r>
      <w:bookmarkEnd w:id="106"/>
    </w:p>
    <w:p w14:paraId="0706EC5B" w14:textId="77777777" w:rsidR="00F54B80" w:rsidRDefault="00000000">
      <w:pPr>
        <w:pStyle w:val="2"/>
        <w:spacing w:before="163" w:after="163"/>
        <w:rPr>
          <w:rFonts w:hint="eastAsia"/>
        </w:rPr>
      </w:pPr>
      <w:bookmarkStart w:id="107" w:name="_Toc226059718"/>
      <w:r>
        <w:rPr>
          <w:rFonts w:hint="eastAsia"/>
        </w:rPr>
        <w:t>研究的理论意义</w:t>
      </w:r>
      <w:bookmarkEnd w:id="107"/>
    </w:p>
    <w:p w14:paraId="2FA6086C" w14:textId="77777777" w:rsidR="00F54B80" w:rsidRDefault="00000000">
      <w:pPr>
        <w:pStyle w:val="2"/>
        <w:spacing w:before="163" w:after="163"/>
        <w:rPr>
          <w:rFonts w:hint="eastAsia"/>
        </w:rPr>
      </w:pPr>
      <w:bookmarkStart w:id="108" w:name="_Toc226059719"/>
      <w:r>
        <w:rPr>
          <w:rFonts w:hint="eastAsia"/>
        </w:rPr>
        <w:t>研究的实践价值</w:t>
      </w:r>
      <w:bookmarkEnd w:id="108"/>
    </w:p>
    <w:p w14:paraId="0F9DD4E7" w14:textId="77777777" w:rsidR="00F54B80" w:rsidRDefault="00000000">
      <w:pPr>
        <w:pStyle w:val="2"/>
        <w:spacing w:before="163" w:after="163"/>
        <w:rPr>
          <w:rFonts w:hint="eastAsia"/>
        </w:rPr>
      </w:pPr>
      <w:bookmarkStart w:id="109" w:name="_Toc226059720"/>
      <w:r>
        <w:rPr>
          <w:rFonts w:hint="eastAsia"/>
        </w:rPr>
        <w:t>研究局限性</w:t>
      </w:r>
      <w:bookmarkEnd w:id="109"/>
    </w:p>
    <w:p w14:paraId="34FD6834" w14:textId="77777777" w:rsidR="00F54B80" w:rsidRDefault="00000000">
      <w:pPr>
        <w:pStyle w:val="2"/>
        <w:spacing w:before="163" w:after="163"/>
        <w:rPr>
          <w:rFonts w:hint="eastAsia"/>
        </w:rPr>
      </w:pPr>
      <w:bookmarkStart w:id="110" w:name="_Toc226059721"/>
      <w:r>
        <w:rPr>
          <w:rFonts w:hint="eastAsia"/>
        </w:rPr>
        <w:t>未来研究展望</w:t>
      </w:r>
      <w:bookmarkEnd w:id="110"/>
    </w:p>
    <w:p w14:paraId="6866E0CF" w14:textId="77777777" w:rsidR="00F54B80" w:rsidRDefault="00000000">
      <w:pPr>
        <w:pStyle w:val="2"/>
        <w:spacing w:before="163" w:after="163"/>
        <w:rPr>
          <w:rFonts w:hint="eastAsia"/>
        </w:rPr>
      </w:pPr>
      <w:bookmarkStart w:id="111" w:name="_Toc226059722"/>
      <w:r>
        <w:rPr>
          <w:rFonts w:hint="eastAsia"/>
        </w:rPr>
        <w:t>结论</w:t>
      </w:r>
      <w:bookmarkEnd w:id="111"/>
    </w:p>
    <w:p w14:paraId="14F261AF" w14:textId="77777777" w:rsidR="00F54B80" w:rsidRDefault="00F54B80">
      <w:pPr>
        <w:pStyle w:val="altz"/>
        <w:ind w:firstLine="480"/>
      </w:pPr>
    </w:p>
    <w:p w14:paraId="5D485288" w14:textId="77777777" w:rsidR="00F54B80" w:rsidRDefault="00F54B80">
      <w:pPr>
        <w:pStyle w:val="altz"/>
        <w:ind w:firstLine="480"/>
        <w:sectPr w:rsidR="00F54B80">
          <w:headerReference w:type="default" r:id="rId34"/>
          <w:endnotePr>
            <w:numFmt w:val="decimal"/>
          </w:endnotePr>
          <w:pgSz w:w="11906" w:h="16838"/>
          <w:pgMar w:top="1701" w:right="1418" w:bottom="1701" w:left="1418" w:header="851" w:footer="850" w:gutter="0"/>
          <w:cols w:space="425"/>
          <w:docGrid w:type="linesAndChars" w:linePitch="326"/>
        </w:sectPr>
      </w:pPr>
    </w:p>
    <w:p w14:paraId="3A85FC7D" w14:textId="77777777" w:rsidR="00F54B80" w:rsidRDefault="00000000">
      <w:pPr>
        <w:pStyle w:val="1"/>
        <w:numPr>
          <w:ilvl w:val="0"/>
          <w:numId w:val="0"/>
        </w:numPr>
        <w:spacing w:before="326" w:after="326"/>
        <w:rPr>
          <w:rFonts w:hint="eastAsia"/>
        </w:rPr>
      </w:pPr>
      <w:bookmarkStart w:id="112" w:name="_Toc226059723"/>
      <w:r>
        <w:rPr>
          <w:rFonts w:hint="eastAsia"/>
        </w:rPr>
        <w:lastRenderedPageBreak/>
        <w:t>参考文献</w:t>
      </w:r>
      <w:bookmarkEnd w:id="112"/>
    </w:p>
    <w:p w14:paraId="413416D6" w14:textId="77777777" w:rsidR="00F54B80" w:rsidRDefault="00F54B80">
      <w:pPr>
        <w:pStyle w:val="altz"/>
        <w:ind w:firstLine="480"/>
      </w:pPr>
    </w:p>
    <w:p w14:paraId="065CD7E7" w14:textId="77777777" w:rsidR="00F54B80" w:rsidRDefault="00F54B80">
      <w:pPr>
        <w:pStyle w:val="altz"/>
        <w:ind w:firstLine="480"/>
      </w:pPr>
    </w:p>
    <w:p w14:paraId="32D36953" w14:textId="77777777" w:rsidR="00F54B80" w:rsidRDefault="00F54B80">
      <w:pPr>
        <w:pStyle w:val="altz"/>
        <w:ind w:firstLine="480"/>
      </w:pPr>
    </w:p>
    <w:p w14:paraId="737C55AA" w14:textId="77777777" w:rsidR="00F54B80" w:rsidRDefault="00F54B80">
      <w:pPr>
        <w:pStyle w:val="altz"/>
        <w:ind w:firstLineChars="83" w:firstLine="199"/>
        <w:sectPr w:rsidR="00F54B80">
          <w:endnotePr>
            <w:numFmt w:val="decimal"/>
          </w:endnotePr>
          <w:pgSz w:w="11906" w:h="16838"/>
          <w:pgMar w:top="1701" w:right="1418" w:bottom="1701" w:left="1418" w:header="851" w:footer="850" w:gutter="0"/>
          <w:cols w:space="425"/>
          <w:docGrid w:type="linesAndChars" w:linePitch="326"/>
        </w:sectPr>
      </w:pPr>
    </w:p>
    <w:p w14:paraId="6B38B2ED" w14:textId="77777777" w:rsidR="00F54B80" w:rsidRDefault="00000000">
      <w:pPr>
        <w:pStyle w:val="1"/>
        <w:numPr>
          <w:ilvl w:val="0"/>
          <w:numId w:val="0"/>
        </w:numPr>
        <w:spacing w:before="326" w:after="326"/>
        <w:ind w:left="284"/>
        <w:rPr>
          <w:rFonts w:hint="eastAsia"/>
        </w:rPr>
      </w:pPr>
      <w:bookmarkStart w:id="113" w:name="_Toc226059724"/>
      <w:proofErr w:type="gramStart"/>
      <w:r>
        <w:rPr>
          <w:rFonts w:hint="eastAsia"/>
        </w:rPr>
        <w:lastRenderedPageBreak/>
        <w:t>综</w:t>
      </w:r>
      <w:proofErr w:type="gramEnd"/>
      <w:r>
        <w:rPr>
          <w:rFonts w:hint="eastAsia"/>
        </w:rPr>
        <w:t xml:space="preserve">  </w:t>
      </w:r>
      <w:r>
        <w:rPr>
          <w:rFonts w:hint="eastAsia"/>
        </w:rPr>
        <w:t>述</w:t>
      </w:r>
      <w:bookmarkEnd w:id="113"/>
    </w:p>
    <w:p w14:paraId="353932A3" w14:textId="77777777" w:rsidR="00F54B80" w:rsidRDefault="00000000">
      <w:pPr>
        <w:pStyle w:val="altz"/>
        <w:spacing w:afterLines="50" w:after="163"/>
        <w:ind w:firstLineChars="0" w:firstLine="0"/>
        <w:jc w:val="center"/>
        <w:rPr>
          <w:sz w:val="30"/>
          <w:szCs w:val="30"/>
        </w:rPr>
      </w:pPr>
      <w:commentRangeStart w:id="114"/>
      <w:r>
        <w:rPr>
          <w:sz w:val="30"/>
          <w:szCs w:val="30"/>
        </w:rPr>
        <w:t>社交媒体场景下青少年生殖健康信息需求挖掘与智能问答研究综述</w:t>
      </w:r>
      <w:commentRangeEnd w:id="114"/>
      <w:r>
        <w:commentReference w:id="114"/>
      </w:r>
    </w:p>
    <w:p w14:paraId="330360CB" w14:textId="77777777" w:rsidR="00F54B80" w:rsidRDefault="00000000">
      <w:pPr>
        <w:spacing w:afterLines="0" w:after="0"/>
        <w:jc w:val="center"/>
        <w:rPr>
          <w:kern w:val="0"/>
          <w:szCs w:val="21"/>
        </w:rPr>
      </w:pPr>
      <w:r>
        <w:rPr>
          <w:rFonts w:hint="eastAsia"/>
          <w:kern w:val="0"/>
          <w:szCs w:val="21"/>
        </w:rPr>
        <w:t>周子轩</w:t>
      </w:r>
    </w:p>
    <w:p w14:paraId="23A52D88" w14:textId="77777777" w:rsidR="00F54B80" w:rsidRDefault="00000000">
      <w:pPr>
        <w:spacing w:afterLines="0" w:after="0"/>
        <w:jc w:val="center"/>
        <w:rPr>
          <w:kern w:val="0"/>
          <w:szCs w:val="21"/>
        </w:rPr>
      </w:pPr>
      <w:r>
        <w:rPr>
          <w:rFonts w:hint="eastAsia"/>
          <w:kern w:val="0"/>
          <w:szCs w:val="21"/>
        </w:rPr>
        <w:t>南京医科大学生物医学工程与信息学院医学信息系，江苏南京</w:t>
      </w:r>
      <w:r>
        <w:rPr>
          <w:rFonts w:hint="eastAsia"/>
          <w:kern w:val="0"/>
          <w:szCs w:val="21"/>
        </w:rPr>
        <w:t xml:space="preserve"> 211166</w:t>
      </w:r>
    </w:p>
    <w:p w14:paraId="12D08676" w14:textId="77777777" w:rsidR="00F54B80" w:rsidRDefault="00F54B80">
      <w:pPr>
        <w:spacing w:afterLines="0" w:after="0"/>
        <w:jc w:val="center"/>
        <w:rPr>
          <w:kern w:val="0"/>
        </w:rPr>
      </w:pPr>
    </w:p>
    <w:p w14:paraId="2F3C26E2" w14:textId="77777777" w:rsidR="00F54B80" w:rsidRDefault="00000000">
      <w:pPr>
        <w:wordWrap/>
        <w:spacing w:after="163" w:line="400" w:lineRule="exact"/>
      </w:pPr>
      <w:r>
        <w:rPr>
          <w:rFonts w:ascii="宋体" w:hAnsi="宋体" w:hint="eastAsia"/>
          <w:b/>
        </w:rPr>
        <w:t xml:space="preserve">[摘要] </w:t>
      </w:r>
      <w:r>
        <w:t>青少年生殖健康知识存在普遍缺口，社交媒体已成为其获取信息、弥补认知不足的重要渠道。平台上海量的用户生成内容（</w:t>
      </w:r>
      <w:r>
        <w:t>User</w:t>
      </w:r>
      <w:r>
        <w:rPr>
          <w:rFonts w:hint="eastAsia"/>
        </w:rPr>
        <w:t xml:space="preserve"> </w:t>
      </w:r>
      <w:r>
        <w:t>Generated Content, UGC</w:t>
      </w:r>
      <w:r>
        <w:t>），尤其是评论，蕴含了青少年真实的健康困惑与信息需求。人工智能技术，特别是大语言模型（</w:t>
      </w:r>
      <w:r>
        <w:t>Large Language Model, LLM</w:t>
      </w:r>
      <w:r>
        <w:t>），为系统性挖掘并回应这些需求提供了前所未有的机遇。</w:t>
      </w:r>
      <w:r>
        <w:t>LLM</w:t>
      </w:r>
      <w:r>
        <w:t>能高效处理非结构化的口语提问，并生成兼具专业性与</w:t>
      </w:r>
      <w:proofErr w:type="gramStart"/>
      <w:r>
        <w:t>同理心</w:t>
      </w:r>
      <w:proofErr w:type="gramEnd"/>
      <w:r>
        <w:t>的回答，其性能在经过领域优化后可接近专业水平。本综述旨在梳理相关研究现状，深入剖析将社交媒体</w:t>
      </w:r>
      <w:r>
        <w:t>UGC</w:t>
      </w:r>
      <w:r>
        <w:t>转化为标准化知识资源所面临的关键挑战，总结现有研究的不足并指明未来发展方向。</w:t>
      </w:r>
    </w:p>
    <w:p w14:paraId="2C705975" w14:textId="77777777" w:rsidR="00F54B80" w:rsidRDefault="00000000">
      <w:pPr>
        <w:spacing w:after="163" w:line="500" w:lineRule="exact"/>
      </w:pPr>
      <w:r>
        <w:rPr>
          <w:b/>
        </w:rPr>
        <w:t>[</w:t>
      </w:r>
      <w:r>
        <w:rPr>
          <w:rFonts w:hAnsi="宋体"/>
          <w:b/>
        </w:rPr>
        <w:t>关键词</w:t>
      </w:r>
      <w:r>
        <w:rPr>
          <w:b/>
        </w:rPr>
        <w:t>]</w:t>
      </w:r>
      <w:r>
        <w:rPr>
          <w:rFonts w:hint="eastAsia"/>
          <w:b/>
        </w:rPr>
        <w:t xml:space="preserve"> </w:t>
      </w:r>
      <w:r>
        <w:t>青少年生殖健康；社交媒体；用户生成内容；评论分类；大语言模型；医疗问答；</w:t>
      </w:r>
      <w:r>
        <w:t>Bilibili</w:t>
      </w:r>
    </w:p>
    <w:p w14:paraId="47F836F4" w14:textId="77777777" w:rsidR="00F54B80" w:rsidRDefault="00000000">
      <w:pPr>
        <w:wordWrap/>
        <w:spacing w:after="163" w:line="400" w:lineRule="exact"/>
        <w:jc w:val="center"/>
        <w:rPr>
          <w:kern w:val="0"/>
          <w:sz w:val="30"/>
          <w:szCs w:val="30"/>
        </w:rPr>
      </w:pPr>
      <w:r>
        <w:rPr>
          <w:kern w:val="0"/>
          <w:sz w:val="30"/>
          <w:szCs w:val="30"/>
        </w:rPr>
        <w:t>A Review of Research on Adolescent Reproductive Health Information Needs Mining and Intelligent Question Answering in Social Media Scenarios</w:t>
      </w:r>
    </w:p>
    <w:p w14:paraId="186119F1" w14:textId="77777777" w:rsidR="00F54B80" w:rsidRDefault="00000000">
      <w:pPr>
        <w:pStyle w:val="10"/>
        <w:numPr>
          <w:ilvl w:val="0"/>
          <w:numId w:val="0"/>
        </w:numPr>
        <w:spacing w:before="163"/>
        <w:jc w:val="center"/>
        <w:rPr>
          <w:b w:val="0"/>
          <w:bCs/>
        </w:rPr>
      </w:pPr>
      <w:r>
        <w:rPr>
          <w:rFonts w:hint="eastAsia"/>
          <w:b w:val="0"/>
          <w:bCs/>
        </w:rPr>
        <w:t>Zixuan Zhou</w:t>
      </w:r>
    </w:p>
    <w:p w14:paraId="602CEA39" w14:textId="77777777" w:rsidR="00F54B80" w:rsidRDefault="00000000">
      <w:pPr>
        <w:spacing w:afterLines="0" w:after="0"/>
        <w:jc w:val="center"/>
        <w:rPr>
          <w:kern w:val="0"/>
          <w:szCs w:val="21"/>
        </w:rPr>
      </w:pPr>
      <w:r>
        <w:rPr>
          <w:kern w:val="0"/>
          <w:szCs w:val="21"/>
        </w:rPr>
        <w:t xml:space="preserve">Department of Medical Informatics, </w:t>
      </w:r>
      <w:r>
        <w:t xml:space="preserve">School of </w:t>
      </w:r>
      <w:r>
        <w:rPr>
          <w:kern w:val="0"/>
          <w:szCs w:val="21"/>
        </w:rPr>
        <w:t>Biomedical Engineering and Informatics, Nanjing Medical University, Nanjing, China, 211166</w:t>
      </w:r>
    </w:p>
    <w:p w14:paraId="362264F9" w14:textId="77777777" w:rsidR="00F54B80" w:rsidRDefault="00000000">
      <w:pPr>
        <w:wordWrap/>
        <w:spacing w:afterLines="0" w:after="0" w:line="400" w:lineRule="exact"/>
      </w:pPr>
      <w:r>
        <w:rPr>
          <w:b/>
          <w:color w:val="313131"/>
        </w:rPr>
        <w:t>Abstract</w:t>
      </w:r>
      <w:r>
        <w:rPr>
          <w:b/>
          <w:color w:val="313131"/>
        </w:rPr>
        <w:t>：</w:t>
      </w:r>
      <w:r>
        <w:t xml:space="preserve">There is a widespread gap in reproductive health knowledge among adolescents, and social media has become an important channel for them to obtain information and fill knowledge gaps. The massive amounts of user-generated content (UGC) on these platforms, especially comments, contain genuine health concerns and information needs of adolescents. Artificial intelligence technology, particularly Large Language Models (LLMs), offers unprecedented opportunities to systematically mine and respond to these needs. LLMs can efficiently process unstructured spoken questions and generate answers that are both professional and empathetic; their performance can approach professional levels after domain optimization. This review aims to summarize the current state of related research, deeply analyze the key challenges in transforming social media UGC into standardized knowledge </w:t>
      </w:r>
      <w:r>
        <w:lastRenderedPageBreak/>
        <w:t xml:space="preserve">resources, summarize the shortcomings of existing research, and point out future development directions. </w:t>
      </w:r>
    </w:p>
    <w:p w14:paraId="60887D3F" w14:textId="77777777" w:rsidR="00F54B80" w:rsidRDefault="00000000">
      <w:pPr>
        <w:wordWrap/>
        <w:spacing w:afterLines="0" w:after="0" w:line="400" w:lineRule="exact"/>
        <w:rPr>
          <w:szCs w:val="21"/>
        </w:rPr>
      </w:pPr>
      <w:r>
        <w:rPr>
          <w:b/>
          <w:color w:val="313131"/>
        </w:rPr>
        <w:t xml:space="preserve">Keywords: </w:t>
      </w:r>
      <w:r>
        <w:t xml:space="preserve">Adolescent reproductive health; social media; user-generated content; comment classification; large language model; medical question </w:t>
      </w:r>
      <w:proofErr w:type="gramStart"/>
      <w:r>
        <w:t>answering;</w:t>
      </w:r>
      <w:proofErr w:type="gramEnd"/>
      <w:r>
        <w:t xml:space="preserve"> Bilibili</w:t>
      </w:r>
    </w:p>
    <w:p w14:paraId="09A5B4CF" w14:textId="77777777" w:rsidR="00F54B80" w:rsidRDefault="00F54B80">
      <w:pPr>
        <w:pStyle w:val="altz"/>
        <w:ind w:firstLine="480"/>
      </w:pPr>
    </w:p>
    <w:p w14:paraId="49ED0982" w14:textId="77777777" w:rsidR="00F54B80" w:rsidRDefault="00000000">
      <w:pPr>
        <w:pStyle w:val="10"/>
        <w:numPr>
          <w:ilvl w:val="0"/>
          <w:numId w:val="0"/>
        </w:numPr>
        <w:spacing w:before="163"/>
      </w:pPr>
      <w:r>
        <w:rPr>
          <w:rFonts w:hint="eastAsia"/>
        </w:rPr>
        <w:t>引言</w:t>
      </w:r>
    </w:p>
    <w:p w14:paraId="70C78448" w14:textId="77777777" w:rsidR="00F54B80" w:rsidRDefault="00000000">
      <w:pPr>
        <w:pStyle w:val="altz"/>
        <w:ind w:firstLine="480"/>
      </w:pPr>
      <w:r>
        <w:t>青少年生殖健康是关乎个体福祉与社会未来发展的核心公共卫生议题。然而，现实中普遍存在的知识缺口与传统教育渠道的局限性，正驱使着大量青少年转向社交媒体寻求答案。在这些平台上，以评论、回复为代表的海量用户生成内容（</w:t>
      </w:r>
      <w:r>
        <w:t>User Generated Content, UGC</w:t>
      </w:r>
      <w:r>
        <w:t>），构成了一个蕴含着真实困惑与未满足信息需求的</w:t>
      </w:r>
      <w:r>
        <w:t>“</w:t>
      </w:r>
      <w:r>
        <w:t>原始问题库</w:t>
      </w:r>
      <w:r>
        <w:t>”</w:t>
      </w:r>
      <w:r>
        <w:t>。这些内容呈现出典型的口语化、非结构化特征，传统的分析方法难以有效挖掘其深层价值。</w:t>
      </w:r>
    </w:p>
    <w:p w14:paraId="312AB5D1" w14:textId="77777777" w:rsidR="00F54B80" w:rsidRDefault="00000000">
      <w:pPr>
        <w:pStyle w:val="altz"/>
        <w:ind w:firstLine="480"/>
      </w:pPr>
      <w:r>
        <w:t>近年来，以大语言模型（</w:t>
      </w:r>
      <w:r>
        <w:t>Large Language Model, LLM</w:t>
      </w:r>
      <w:r>
        <w:t>）为代表的人工智能技术，为系统性地理解、挖掘并回应这些真实世界的需求提供了革命性的工具。</w:t>
      </w:r>
      <w:r>
        <w:t>LLM</w:t>
      </w:r>
      <w:r>
        <w:t>强大的自然语言处理能力，使其在处理模糊、隐晦的健康提问，并生成兼具专业性与</w:t>
      </w:r>
      <w:proofErr w:type="gramStart"/>
      <w:r>
        <w:t>同理心</w:t>
      </w:r>
      <w:proofErr w:type="gramEnd"/>
      <w:r>
        <w:t>的回答方面展现出巨大潜力。</w:t>
      </w:r>
    </w:p>
    <w:p w14:paraId="62BADFFF" w14:textId="77777777" w:rsidR="00F54B80" w:rsidRDefault="00000000">
      <w:pPr>
        <w:pStyle w:val="10"/>
        <w:spacing w:before="163"/>
      </w:pPr>
      <w:commentRangeStart w:id="115"/>
      <w:r>
        <w:rPr>
          <w:rFonts w:hint="eastAsia"/>
        </w:rPr>
        <w:t>青少年生殖健康教育与信息需求研究基础</w:t>
      </w:r>
      <w:commentRangeEnd w:id="115"/>
      <w:r>
        <w:commentReference w:id="115"/>
      </w:r>
    </w:p>
    <w:p w14:paraId="4F2A8F47" w14:textId="77777777" w:rsidR="00F54B80" w:rsidRDefault="00000000">
      <w:pPr>
        <w:pStyle w:val="altz"/>
        <w:ind w:firstLine="480"/>
      </w:pPr>
      <w:commentRangeStart w:id="116"/>
      <w:r>
        <w:rPr>
          <w:rFonts w:hint="eastAsia"/>
        </w:rPr>
        <w:t>青少年生殖健康不仅关系到个体的身心福祉，更是决定未来人口素质与社会可持续发展的关键公共卫生议题</w:t>
      </w:r>
      <w:r>
        <w:rPr>
          <w:rFonts w:hint="eastAsia"/>
        </w:rPr>
        <w:t>^([1])</w:t>
      </w:r>
      <w:r>
        <w:rPr>
          <w:rFonts w:hint="eastAsia"/>
        </w:rPr>
        <w:t>。然而，全球范围内的青少年正面临着严峻的生殖健康挑战，包括非意愿妊娠、性传播疾病（</w:t>
      </w:r>
      <w:r>
        <w:rPr>
          <w:rFonts w:hint="eastAsia"/>
        </w:rPr>
        <w:t>Sexually Transmitted Infections, STIs</w:t>
      </w:r>
      <w:r>
        <w:rPr>
          <w:rFonts w:hint="eastAsia"/>
        </w:rPr>
        <w:t>）感染以及相关知识的普遍匮乏。在中国，这一挑战同样突出。大规模调查数据显示，中国青少年的首次性行为发生率已达到约</w:t>
      </w:r>
      <w:r>
        <w:rPr>
          <w:rFonts w:hint="eastAsia"/>
        </w:rPr>
        <w:t>12.6%</w:t>
      </w:r>
      <w:r>
        <w:rPr>
          <w:rFonts w:hint="eastAsia"/>
        </w:rPr>
        <w:t>，但系统性的性与生殖健康知识获取却严重不足，超过九成的学生在小学阶段未接受过系统性教育</w:t>
      </w:r>
      <w:r>
        <w:rPr>
          <w:rFonts w:hint="eastAsia"/>
        </w:rPr>
        <w:t>^([2])</w:t>
      </w:r>
      <w:r>
        <w:rPr>
          <w:rFonts w:hint="eastAsia"/>
        </w:rPr>
        <w:t>。这种知识的缺失与高风险行为的发生存在显著的负相关关系，知识水平较低的青少年群体往往表现出更高的意外妊娠和性病感染风险</w:t>
      </w:r>
      <w:r>
        <w:rPr>
          <w:rFonts w:hint="eastAsia"/>
        </w:rPr>
        <w:t>^([3])</w:t>
      </w:r>
      <w:r>
        <w:rPr>
          <w:rFonts w:hint="eastAsia"/>
        </w:rPr>
        <w:t>。</w:t>
      </w:r>
    </w:p>
    <w:p w14:paraId="3701A874" w14:textId="77777777" w:rsidR="00F54B80" w:rsidRDefault="00000000">
      <w:pPr>
        <w:pStyle w:val="altz"/>
        <w:ind w:firstLine="480"/>
      </w:pPr>
      <w:r>
        <w:rPr>
          <w:rFonts w:hint="eastAsia"/>
        </w:rPr>
        <w:t>与此同时，中国语境下的学校性教育因其文化敏感性，长期面临着课程覆盖不足、内容陈旧、难以深入等困。尽管政策层面已认识到其重要性，但在实际推行中，学校、家庭与社会多方之间仍在博弈，导致高质量、科学的生殖健康教育难以</w:t>
      </w:r>
      <w:proofErr w:type="gramStart"/>
      <w:r>
        <w:rPr>
          <w:rFonts w:hint="eastAsia"/>
        </w:rPr>
        <w:t>有效触达每</w:t>
      </w:r>
      <w:proofErr w:type="gramEnd"/>
      <w:r>
        <w:rPr>
          <w:rFonts w:hint="eastAsia"/>
        </w:rPr>
        <w:t>一个有需求的青少年</w:t>
      </w:r>
      <w:r>
        <w:rPr>
          <w:rFonts w:hint="eastAsia"/>
        </w:rPr>
        <w:t>^([4])</w:t>
      </w:r>
      <w:r>
        <w:rPr>
          <w:rFonts w:hint="eastAsia"/>
        </w:rPr>
        <w:t>。</w:t>
      </w:r>
    </w:p>
    <w:p w14:paraId="2F84B10D" w14:textId="77777777" w:rsidR="00F54B80" w:rsidRDefault="00000000">
      <w:pPr>
        <w:pStyle w:val="altz"/>
        <w:ind w:firstLine="480"/>
      </w:pPr>
      <w:r>
        <w:rPr>
          <w:rFonts w:hint="eastAsia"/>
        </w:rPr>
        <w:t>传统学校教育和线下咨询服务的局限性，使得青少年在面对私密、敏感的生殖健康问题时，常常求助无门。出于对隐私的保护和对污名的规避，他们正日益转向互联网和社交媒体寻求答案</w:t>
      </w:r>
      <w:r>
        <w:rPr>
          <w:rFonts w:hint="eastAsia"/>
        </w:rPr>
        <w:t>^([5])</w:t>
      </w:r>
      <w:r>
        <w:rPr>
          <w:rFonts w:hint="eastAsia"/>
        </w:rPr>
        <w:t>。相关系统性的综述与元分析已经证实，基于网络的性与生殖健康教育能够有效提升青少年的知识水平与健康态度</w:t>
      </w:r>
      <w:r>
        <w:rPr>
          <w:rFonts w:hint="eastAsia"/>
        </w:rPr>
        <w:t>^([6])</w:t>
      </w:r>
      <w:r>
        <w:rPr>
          <w:rFonts w:hint="eastAsia"/>
        </w:rPr>
        <w:t>。</w:t>
      </w:r>
      <w:r>
        <w:rPr>
          <w:rFonts w:hint="eastAsia"/>
        </w:rPr>
        <w:t>YouTube</w:t>
      </w:r>
      <w:r>
        <w:rPr>
          <w:rFonts w:hint="eastAsia"/>
        </w:rPr>
        <w:t>、</w:t>
      </w:r>
      <w:r>
        <w:rPr>
          <w:rFonts w:hint="eastAsia"/>
        </w:rPr>
        <w:t>TikTok</w:t>
      </w:r>
      <w:r>
        <w:rPr>
          <w:rFonts w:hint="eastAsia"/>
        </w:rPr>
        <w:t>、</w:t>
      </w:r>
      <w:r>
        <w:rPr>
          <w:rFonts w:hint="eastAsia"/>
        </w:rPr>
        <w:t>Bilibili</w:t>
      </w:r>
      <w:r>
        <w:rPr>
          <w:rFonts w:hint="eastAsia"/>
        </w:rPr>
        <w:t>等</w:t>
      </w:r>
      <w:r>
        <w:rPr>
          <w:rFonts w:hint="eastAsia"/>
        </w:rPr>
        <w:lastRenderedPageBreak/>
        <w:t>社交媒体平台，凭借其匿名性、便捷性和互动性，已成为青少年获取此类信息的重要渠道</w:t>
      </w:r>
      <w:r>
        <w:rPr>
          <w:rFonts w:hint="eastAsia"/>
        </w:rPr>
        <w:t>^([7])</w:t>
      </w:r>
      <w:r>
        <w:rPr>
          <w:rFonts w:hint="eastAsia"/>
        </w:rPr>
        <w:t>。</w:t>
      </w:r>
    </w:p>
    <w:p w14:paraId="7EF7A8F0" w14:textId="77777777" w:rsidR="00F54B80" w:rsidRDefault="00000000">
      <w:pPr>
        <w:pStyle w:val="altz"/>
        <w:ind w:firstLine="480"/>
      </w:pPr>
      <w:r>
        <w:rPr>
          <w:rFonts w:hint="eastAsia"/>
        </w:rPr>
        <w:t>在这些平台上，用户生成内容（</w:t>
      </w:r>
      <w:r>
        <w:rPr>
          <w:rFonts w:hint="eastAsia"/>
        </w:rPr>
        <w:t>UGC</w:t>
      </w:r>
      <w:r>
        <w:rPr>
          <w:rFonts w:hint="eastAsia"/>
        </w:rPr>
        <w:t>），尤其是视频下方的评论区、回复和弹幕，构成了一个独特的“真实问题表达场”。与经过策划的视频内容本身相比，这些非正式的、自发的互动更能真实地反映出青少年在生殖健康领域的具体困惑、知识盲区与核心诉求</w:t>
      </w:r>
      <w:r>
        <w:rPr>
          <w:rFonts w:hint="eastAsia"/>
        </w:rPr>
        <w:t>^([5,8])</w:t>
      </w:r>
      <w:r>
        <w:rPr>
          <w:rFonts w:hint="eastAsia"/>
        </w:rPr>
        <w:t>。然而，这些平台上的信息质量良莠不齐，充斥着大量未经证实的甚至错误的信息</w:t>
      </w:r>
      <w:r>
        <w:rPr>
          <w:rFonts w:hint="eastAsia"/>
        </w:rPr>
        <w:t>^([9])</w:t>
      </w:r>
      <w:r>
        <w:rPr>
          <w:rFonts w:hint="eastAsia"/>
        </w:rPr>
        <w:t>，同时，由专业医疗人员创作和引导的高质量科普内容严重不足</w:t>
      </w:r>
      <w:r>
        <w:rPr>
          <w:rFonts w:hint="eastAsia"/>
        </w:rPr>
        <w:t>^([8,10])</w:t>
      </w:r>
      <w:r>
        <w:rPr>
          <w:rFonts w:hint="eastAsia"/>
        </w:rPr>
        <w:t>，这给缺乏辨别能力的青少年带来了潜在风险。因此，如何从海量、嘈杂、非结构化的用户评论中挖掘出有价值的真实问题，并提供科学、准确、易于理解的回答，成为了当前数字健康传播与教育领域亟待解决的核心问题。</w:t>
      </w:r>
    </w:p>
    <w:p w14:paraId="706A5E55" w14:textId="77777777" w:rsidR="00F54B80" w:rsidRDefault="00000000">
      <w:pPr>
        <w:pStyle w:val="altz"/>
        <w:ind w:firstLine="480"/>
      </w:pPr>
      <w:r>
        <w:rPr>
          <w:rFonts w:hint="eastAsia"/>
        </w:rPr>
        <w:t>根据世界卫生组织的定义，生殖健康是指个体在生命全周期中，与生殖系统及其功能和过程相关的身体、精神和社会适应的完好状态，而不仅仅是没有疾病或功能失常</w:t>
      </w:r>
      <w:r>
        <w:rPr>
          <w:rFonts w:hint="eastAsia"/>
        </w:rPr>
        <w:t>^([11])</w:t>
      </w:r>
      <w:r>
        <w:rPr>
          <w:rFonts w:hint="eastAsia"/>
        </w:rPr>
        <w:t>。这一概念应用于青少年群体时，其内涵变得更为复杂和特殊。青少年正处于从儿童向成人过渡的关键时期，其认知发展尚未完全成熟，对信息的辨别能力有限，同时又对世界充满好奇。生理和心理的急剧变化，使得他们在面对生殖健康问题时，常常伴随着强烈的羞耻感和不确定性，从而产生了极高的隐私需求</w:t>
      </w:r>
      <w:r>
        <w:rPr>
          <w:rFonts w:hint="eastAsia"/>
        </w:rPr>
        <w:t>^([12])</w:t>
      </w:r>
      <w:r>
        <w:rPr>
          <w:rFonts w:hint="eastAsia"/>
        </w:rPr>
        <w:t>。此外，同伴的影响在这一阶段扮演着至关重要的角色，同伴群体的观念、态度和行为在很大程度上塑造着青少年的认知与决策，这使得任何形式的教育干预都必须充分考虑其独特的社会心理特征</w:t>
      </w:r>
      <w:r>
        <w:rPr>
          <w:rFonts w:hint="eastAsia"/>
        </w:rPr>
        <w:t>^([10])</w:t>
      </w:r>
      <w:r>
        <w:rPr>
          <w:rFonts w:hint="eastAsia"/>
        </w:rPr>
        <w:t>。</w:t>
      </w:r>
    </w:p>
    <w:p w14:paraId="420EA210" w14:textId="77777777" w:rsidR="00F54B80" w:rsidRDefault="00000000">
      <w:pPr>
        <w:pStyle w:val="altz"/>
        <w:ind w:firstLine="480"/>
      </w:pPr>
      <w:r>
        <w:rPr>
          <w:rFonts w:hint="eastAsia"/>
        </w:rPr>
        <w:t>在应对青少年生殖健康挑战方面，国际社会已积累了丰富的经验。许多发达国家已建立了系统、全面的学校性教育体系（</w:t>
      </w:r>
      <w:r>
        <w:rPr>
          <w:rFonts w:hint="eastAsia"/>
        </w:rPr>
        <w:t>Comprehensive Sexuality Education, CSE</w:t>
      </w:r>
      <w:r>
        <w:rPr>
          <w:rFonts w:hint="eastAsia"/>
        </w:rPr>
        <w:t>），该体系被证实能有效延迟首次性行为年龄、减少性伴侣数量及提高安全套使用率</w:t>
      </w:r>
      <w:r>
        <w:rPr>
          <w:rFonts w:hint="eastAsia"/>
        </w:rPr>
        <w:t>^([13])</w:t>
      </w:r>
      <w:r>
        <w:rPr>
          <w:rFonts w:hint="eastAsia"/>
        </w:rPr>
        <w:t>。相比之下，我国的青少年生殖健康教育虽在政策层面不断获得重视，但在实践中仍面临“起步晚、覆盖窄、内容浅、师资弱”等诸多挑战，难以回应学生的真实困惑与诉求</w:t>
      </w:r>
      <w:r>
        <w:rPr>
          <w:rFonts w:hint="eastAsia"/>
        </w:rPr>
        <w:t>^([2,4])</w:t>
      </w:r>
      <w:r>
        <w:rPr>
          <w:rFonts w:hint="eastAsia"/>
        </w:rPr>
        <w:t>。</w:t>
      </w:r>
    </w:p>
    <w:p w14:paraId="39BF88C2" w14:textId="77777777" w:rsidR="00F54B80" w:rsidRDefault="00000000">
      <w:pPr>
        <w:pStyle w:val="altz"/>
        <w:ind w:firstLine="480"/>
      </w:pPr>
      <w:r>
        <w:rPr>
          <w:rFonts w:hint="eastAsia"/>
        </w:rPr>
        <w:t>这种“供给侧”的不足与青少年日益增长的“需求侧”渴望之间形成了鲜明对比。现有研究归纳出青少年生殖健康信息需求的几个核心类型：避孕与安全性行为是需求最为集中的领域；月经</w:t>
      </w:r>
      <w:r>
        <w:rPr>
          <w:rFonts w:hint="eastAsia"/>
        </w:rPr>
        <w:t>/</w:t>
      </w:r>
      <w:r>
        <w:rPr>
          <w:rFonts w:hint="eastAsia"/>
        </w:rPr>
        <w:t>月经异常与青春期发育相关问题普遍存在；非意愿妊娠与流产是青少年面临的严重危机情境；性传播疾病的预防、症状识别与检测也是一个关键需求点；最后，超越纯粹的生理层面，恋爱关系、心理认同、边界设定等也构成了信息需求的重要组成部分</w:t>
      </w:r>
      <w:r>
        <w:rPr>
          <w:rFonts w:hint="eastAsia"/>
        </w:rPr>
        <w:t>^([5,14])</w:t>
      </w:r>
      <w:r>
        <w:rPr>
          <w:rFonts w:hint="eastAsia"/>
        </w:rPr>
        <w:t>。面对这些强烈的、多样的信息需求，以及线下渠道的不足，青少年转向在线平台求助已成为一种普遍现象，其核心驱动力在于对隐私的极致追求和同伴交流的渴望</w:t>
      </w:r>
      <w:r>
        <w:rPr>
          <w:rFonts w:hint="eastAsia"/>
        </w:rPr>
        <w:t>^([5])</w:t>
      </w:r>
      <w:r>
        <w:rPr>
          <w:rFonts w:hint="eastAsia"/>
        </w:rPr>
        <w:t>。</w:t>
      </w:r>
      <w:commentRangeEnd w:id="116"/>
      <w:r>
        <w:commentReference w:id="116"/>
      </w:r>
    </w:p>
    <w:p w14:paraId="67C6C8E0" w14:textId="77777777" w:rsidR="00F54B80" w:rsidRDefault="00000000">
      <w:pPr>
        <w:pStyle w:val="10"/>
        <w:spacing w:before="163"/>
      </w:pPr>
      <w:r>
        <w:rPr>
          <w:rFonts w:hint="eastAsia"/>
        </w:rPr>
        <w:t>社交媒体中的青少年生殖健康信息传播研究进展</w:t>
      </w:r>
    </w:p>
    <w:p w14:paraId="5418F072" w14:textId="77777777" w:rsidR="00F54B80" w:rsidRDefault="00000000">
      <w:pPr>
        <w:pStyle w:val="altz"/>
        <w:ind w:firstLine="480"/>
      </w:pPr>
      <w:r>
        <w:rPr>
          <w:rFonts w:hint="eastAsia"/>
        </w:rPr>
        <w:lastRenderedPageBreak/>
        <w:t>随着信息技术的飞速发展，健康信息的传播范式经历了深刻的变革，迅速演变为以用户生成内容（</w:t>
      </w:r>
      <w:r>
        <w:rPr>
          <w:rFonts w:hint="eastAsia"/>
        </w:rPr>
        <w:t>UGC</w:t>
      </w:r>
      <w:r>
        <w:rPr>
          <w:rFonts w:hint="eastAsia"/>
        </w:rPr>
        <w:t>）为核心的动态、交互式社交媒体平台</w:t>
      </w:r>
      <w:r>
        <w:rPr>
          <w:rFonts w:hint="eastAsia"/>
        </w:rPr>
        <w:t>^([15])</w:t>
      </w:r>
      <w:r>
        <w:rPr>
          <w:rFonts w:hint="eastAsia"/>
        </w:rPr>
        <w:t>。在中国，以</w:t>
      </w:r>
      <w:r>
        <w:rPr>
          <w:rFonts w:hint="eastAsia"/>
        </w:rPr>
        <w:t>Bilibili</w:t>
      </w:r>
      <w:r>
        <w:rPr>
          <w:rFonts w:hint="eastAsia"/>
        </w:rPr>
        <w:t>、</w:t>
      </w:r>
      <w:proofErr w:type="gramStart"/>
      <w:r>
        <w:rPr>
          <w:rFonts w:hint="eastAsia"/>
        </w:rPr>
        <w:t>抖音等</w:t>
      </w:r>
      <w:proofErr w:type="gramEnd"/>
      <w:r>
        <w:rPr>
          <w:rFonts w:hint="eastAsia"/>
        </w:rPr>
        <w:t>为代表的社交媒体，已成为青少年获取敏感健康信息的主要阵地。其传播呈现出视频化、</w:t>
      </w:r>
      <w:proofErr w:type="gramStart"/>
      <w:r>
        <w:rPr>
          <w:rFonts w:hint="eastAsia"/>
        </w:rPr>
        <w:t>互动化</w:t>
      </w:r>
      <w:proofErr w:type="gramEnd"/>
      <w:r>
        <w:rPr>
          <w:rFonts w:hint="eastAsia"/>
        </w:rPr>
        <w:t>和算法化的显著趋势</w:t>
      </w:r>
      <w:r>
        <w:rPr>
          <w:rFonts w:hint="eastAsia"/>
        </w:rPr>
        <w:t>^([9,15])</w:t>
      </w:r>
      <w:r>
        <w:rPr>
          <w:rFonts w:hint="eastAsia"/>
        </w:rPr>
        <w:t>。</w:t>
      </w:r>
    </w:p>
    <w:p w14:paraId="663D9D68" w14:textId="77777777" w:rsidR="00F54B80" w:rsidRDefault="00000000">
      <w:pPr>
        <w:pStyle w:val="altz"/>
        <w:ind w:firstLine="480"/>
      </w:pPr>
      <w:r>
        <w:rPr>
          <w:rFonts w:hint="eastAsia"/>
        </w:rPr>
        <w:t>这种传播模式的优势显而易见：可及性强、匿名性高、互动反馈快。然而，其局限性同样不容忽视。最突出的问题是内容质量良莠不齐，大量未经科学验证的个人经验甚至谣言在平台上传播，对青少年造成误导</w:t>
      </w:r>
      <w:r>
        <w:rPr>
          <w:rFonts w:hint="eastAsia"/>
        </w:rPr>
        <w:t>^([9])</w:t>
      </w:r>
      <w:r>
        <w:rPr>
          <w:rFonts w:hint="eastAsia"/>
        </w:rPr>
        <w:t>。研究发现，社交媒体上娱乐化、博眼球的性相关内容远多于严肃的科普内容</w:t>
      </w:r>
      <w:r>
        <w:rPr>
          <w:rFonts w:hint="eastAsia"/>
        </w:rPr>
        <w:t>^([11])</w:t>
      </w:r>
      <w:r>
        <w:rPr>
          <w:rFonts w:hint="eastAsia"/>
        </w:rPr>
        <w:t>，且由专业医疗人士发布的高质量内容比例极低</w:t>
      </w:r>
      <w:r>
        <w:rPr>
          <w:rFonts w:hint="eastAsia"/>
        </w:rPr>
        <w:t>^([8])</w:t>
      </w:r>
      <w:r>
        <w:rPr>
          <w:rFonts w:hint="eastAsia"/>
        </w:rPr>
        <w:t>，部分内容背后还存在商业化动机，可能引导用户导向不正规的医疗机构，带来健康和经济风险</w:t>
      </w:r>
      <w:r>
        <w:rPr>
          <w:rFonts w:hint="eastAsia"/>
        </w:rPr>
        <w:t>^([10])</w:t>
      </w:r>
      <w:r>
        <w:rPr>
          <w:rFonts w:hint="eastAsia"/>
        </w:rPr>
        <w:t>。</w:t>
      </w:r>
    </w:p>
    <w:p w14:paraId="00F5A009" w14:textId="77777777" w:rsidR="00F54B80" w:rsidRDefault="00000000">
      <w:pPr>
        <w:pStyle w:val="altz"/>
        <w:ind w:firstLine="480"/>
      </w:pPr>
      <w:r>
        <w:rPr>
          <w:rFonts w:hint="eastAsia"/>
        </w:rPr>
        <w:t>在社交媒体的健康传播研究中，用户互动数据，特别是评论、回复和弹幕，正展现出日益重要的研究价值。传统的观念认为</w:t>
      </w:r>
      <w:proofErr w:type="gramStart"/>
      <w:r>
        <w:rPr>
          <w:rFonts w:hint="eastAsia"/>
        </w:rPr>
        <w:t>评论区</w:t>
      </w:r>
      <w:proofErr w:type="gramEnd"/>
      <w:r>
        <w:rPr>
          <w:rFonts w:hint="eastAsia"/>
        </w:rPr>
        <w:t>是观众对视频内容的反馈区，但深入分析后发现，它更是一个活跃的问题提出区和需求表达场所</w:t>
      </w:r>
      <w:r>
        <w:rPr>
          <w:rFonts w:hint="eastAsia"/>
        </w:rPr>
        <w:t>^([5,17])</w:t>
      </w:r>
      <w:r>
        <w:rPr>
          <w:rFonts w:hint="eastAsia"/>
        </w:rPr>
        <w:t>。当视频内容未能完全覆盖或解答青少年的具体疑惑时，他们会自然地在</w:t>
      </w:r>
      <w:proofErr w:type="gramStart"/>
      <w:r>
        <w:rPr>
          <w:rFonts w:hint="eastAsia"/>
        </w:rPr>
        <w:t>评论区</w:t>
      </w:r>
      <w:proofErr w:type="gramEnd"/>
      <w:r>
        <w:rPr>
          <w:rFonts w:hint="eastAsia"/>
        </w:rPr>
        <w:t>进行提问。</w:t>
      </w:r>
    </w:p>
    <w:p w14:paraId="7C0C584F" w14:textId="77777777" w:rsidR="00F54B80" w:rsidRDefault="00000000">
      <w:pPr>
        <w:pStyle w:val="altz"/>
        <w:ind w:firstLine="480"/>
      </w:pPr>
      <w:r>
        <w:rPr>
          <w:rFonts w:hint="eastAsia"/>
        </w:rPr>
        <w:t>弹</w:t>
      </w:r>
      <w:proofErr w:type="gramStart"/>
      <w:r>
        <w:rPr>
          <w:rFonts w:hint="eastAsia"/>
        </w:rPr>
        <w:t>幕作为</w:t>
      </w:r>
      <w:proofErr w:type="gramEnd"/>
      <w:r>
        <w:rPr>
          <w:rFonts w:hint="eastAsia"/>
        </w:rPr>
        <w:t>一种即时性的评论形式，能够捕捉到用户在观看过程中的瞬间反应和简短追问。而评论区内的“楼中楼”式回复则构成了更深度的对话。因此，相较于经过创作者精心策划和包装的视频内容本身，这些自发的、非结构化的用户生成文本，能够更真实、更直接地体现青少年在生殖健康领域的真实困惑、知识盲区和未被满足的信息需求</w:t>
      </w:r>
      <w:r>
        <w:rPr>
          <w:rFonts w:hint="eastAsia"/>
        </w:rPr>
        <w:t>^([17])</w:t>
      </w:r>
      <w:r>
        <w:rPr>
          <w:rFonts w:hint="eastAsia"/>
        </w:rPr>
        <w:t>。挖掘这些数据，无异于打开了一个了解目标群体真实需求的“窗口”。</w:t>
      </w:r>
    </w:p>
    <w:p w14:paraId="4B85DDFA" w14:textId="77777777" w:rsidR="00F54B80" w:rsidRDefault="00000000">
      <w:pPr>
        <w:pStyle w:val="10"/>
        <w:spacing w:before="163"/>
      </w:pPr>
      <w:r>
        <w:rPr>
          <w:rFonts w:hint="eastAsia"/>
        </w:rPr>
        <w:t>社交媒体评论文本的挖掘与问题分类方法研究</w:t>
      </w:r>
    </w:p>
    <w:p w14:paraId="79AA4D58" w14:textId="77777777" w:rsidR="00F54B80" w:rsidRDefault="00000000">
      <w:pPr>
        <w:pStyle w:val="altz"/>
        <w:ind w:firstLine="480"/>
      </w:pPr>
      <w:r>
        <w:rPr>
          <w:rFonts w:hint="eastAsia"/>
        </w:rPr>
        <w:t>从社交媒体评论中挖掘问题，必须深刻理解其数据载体——用户生成内容（</w:t>
      </w:r>
      <w:r>
        <w:rPr>
          <w:rFonts w:hint="eastAsia"/>
        </w:rPr>
        <w:t>UGC</w:t>
      </w:r>
      <w:r>
        <w:rPr>
          <w:rFonts w:hint="eastAsia"/>
        </w:rPr>
        <w:t>）的独有特征。社交媒体评论呈现出高度的口语化、碎片化和隐喻化特征</w:t>
      </w:r>
      <w:r>
        <w:rPr>
          <w:rFonts w:hint="eastAsia"/>
        </w:rPr>
        <w:t>^([19])</w:t>
      </w:r>
      <w:r>
        <w:rPr>
          <w:rFonts w:hint="eastAsia"/>
        </w:rPr>
        <w:t>。用户常采用含糊表达或隐喻（如用“大姨妈”代指月经），并充斥着大量的网络流行语、表情符号（</w:t>
      </w:r>
      <w:r>
        <w:rPr>
          <w:rFonts w:hint="eastAsia"/>
        </w:rPr>
        <w:t>Emoji</w:t>
      </w:r>
      <w:r>
        <w:rPr>
          <w:rFonts w:hint="eastAsia"/>
        </w:rPr>
        <w:t>）和非标准医学术语，这为自然语言处理（</w:t>
      </w:r>
      <w:r>
        <w:rPr>
          <w:rFonts w:hint="eastAsia"/>
        </w:rPr>
        <w:t>NLP</w:t>
      </w:r>
      <w:r>
        <w:rPr>
          <w:rFonts w:hint="eastAsia"/>
        </w:rPr>
        <w:t>）带来了巨大挑战</w:t>
      </w:r>
      <w:r>
        <w:rPr>
          <w:rFonts w:hint="eastAsia"/>
        </w:rPr>
        <w:t>^([20])</w:t>
      </w:r>
      <w:r>
        <w:rPr>
          <w:rFonts w:hint="eastAsia"/>
        </w:rPr>
        <w:t>。</w:t>
      </w:r>
    </w:p>
    <w:p w14:paraId="75C7534F" w14:textId="77777777" w:rsidR="00F54B80" w:rsidRDefault="00000000">
      <w:pPr>
        <w:pStyle w:val="altz"/>
        <w:ind w:firstLine="480"/>
      </w:pPr>
      <w:r>
        <w:rPr>
          <w:rFonts w:hint="eastAsia"/>
        </w:rPr>
        <w:t>针对上述特点，一套完整的数据处理流程是后续分析的基础，包括数据采集、数据去重、去噪、中文分词、停用词处理，以及构建自定义词典来处理特定的俚语、缩写和谐音词，以确保后续模型能够准确捕捉文本的真实语义</w:t>
      </w:r>
      <w:r>
        <w:rPr>
          <w:rFonts w:hint="eastAsia"/>
        </w:rPr>
        <w:t>^([21])</w:t>
      </w:r>
      <w:r>
        <w:rPr>
          <w:rFonts w:hint="eastAsia"/>
        </w:rPr>
        <w:t>。</w:t>
      </w:r>
    </w:p>
    <w:p w14:paraId="7AD40385" w14:textId="77777777" w:rsidR="00F54B80" w:rsidRDefault="00000000">
      <w:pPr>
        <w:pStyle w:val="altz"/>
        <w:ind w:firstLine="480"/>
      </w:pPr>
      <w:r>
        <w:rPr>
          <w:rFonts w:hint="eastAsia"/>
        </w:rPr>
        <w:t>从海量评论中准确识别出用户提出的问题，是整个研究的核心环节。问题可分为显性（含疑问词或标点）和隐性（不含明确疑问标志，但表达求助或求证意图）两类。处理隐性问题，单纯的规则法效果不佳。因此，相关研究采用了从机器学习到深度学习的一系列方法，例如，构建一个二元分类器（问题</w:t>
      </w:r>
      <w:r>
        <w:rPr>
          <w:rFonts w:hint="eastAsia"/>
        </w:rPr>
        <w:t>/</w:t>
      </w:r>
      <w:r>
        <w:rPr>
          <w:rFonts w:hint="eastAsia"/>
        </w:rPr>
        <w:t>非问题），利用传统机器学习模型（如</w:t>
      </w:r>
      <w:r>
        <w:rPr>
          <w:rFonts w:hint="eastAsia"/>
        </w:rPr>
        <w:t>SVM</w:t>
      </w:r>
      <w:r>
        <w:rPr>
          <w:rFonts w:hint="eastAsia"/>
        </w:rPr>
        <w:t>）或深度学习模型（如基于</w:t>
      </w:r>
      <w:r>
        <w:rPr>
          <w:rFonts w:hint="eastAsia"/>
        </w:rPr>
        <w:t>BERT</w:t>
      </w:r>
      <w:r>
        <w:rPr>
          <w:rFonts w:hint="eastAsia"/>
        </w:rPr>
        <w:t>的分类器）进行训练</w:t>
      </w:r>
      <w:r>
        <w:rPr>
          <w:rFonts w:hint="eastAsia"/>
        </w:rPr>
        <w:t>^([22])</w:t>
      </w:r>
      <w:r>
        <w:rPr>
          <w:rFonts w:hint="eastAsia"/>
        </w:rPr>
        <w:t>。</w:t>
      </w:r>
    </w:p>
    <w:p w14:paraId="09BA37DD" w14:textId="77777777" w:rsidR="00F54B80" w:rsidRDefault="00000000">
      <w:pPr>
        <w:pStyle w:val="altz"/>
        <w:ind w:firstLine="480"/>
      </w:pPr>
      <w:r>
        <w:rPr>
          <w:rFonts w:hint="eastAsia"/>
        </w:rPr>
        <w:t>在识别出问题文本后，需要对其进行分类和主题归纳。</w:t>
      </w:r>
      <w:r>
        <w:rPr>
          <w:rFonts w:hint="eastAsia"/>
        </w:rPr>
        <w:t>LDA</w:t>
      </w:r>
      <w:r>
        <w:rPr>
          <w:rFonts w:hint="eastAsia"/>
        </w:rPr>
        <w:t>主题模型是一种经典的</w:t>
      </w:r>
      <w:r>
        <w:rPr>
          <w:rFonts w:hint="eastAsia"/>
        </w:rPr>
        <w:lastRenderedPageBreak/>
        <w:t>无监督方法，适用于探索性的主题发现</w:t>
      </w:r>
      <w:r>
        <w:rPr>
          <w:rFonts w:hint="eastAsia"/>
        </w:rPr>
        <w:t>^([23])</w:t>
      </w:r>
      <w:r>
        <w:rPr>
          <w:rFonts w:hint="eastAsia"/>
        </w:rPr>
        <w:t>。为了获得更精确的分类结果，监督学习方法更为常用。研究者可以预先定义一套由专家审核的问题分类体系（如“避孕方法”、“月经失调”），然后训练文本分类模型。考虑到一个评论可能同时涉及多个主题，多标签分类模型比单标签模型更符合实际应用场景</w:t>
      </w:r>
      <w:r>
        <w:rPr>
          <w:rFonts w:hint="eastAsia"/>
        </w:rPr>
        <w:t>^([17])</w:t>
      </w:r>
      <w:r>
        <w:rPr>
          <w:rFonts w:hint="eastAsia"/>
        </w:rPr>
        <w:t>。</w:t>
      </w:r>
    </w:p>
    <w:p w14:paraId="70ECAC42" w14:textId="77777777" w:rsidR="00F54B80" w:rsidRDefault="00000000">
      <w:pPr>
        <w:pStyle w:val="10"/>
        <w:spacing w:before="163"/>
      </w:pPr>
      <w:r>
        <w:rPr>
          <w:rFonts w:hint="eastAsia"/>
        </w:rPr>
        <w:t>大语言模型在医疗健康问答与教育中的应用进展</w:t>
      </w:r>
    </w:p>
    <w:p w14:paraId="0C572C93" w14:textId="77777777" w:rsidR="00F54B80" w:rsidRDefault="00000000">
      <w:pPr>
        <w:pStyle w:val="altz"/>
        <w:ind w:firstLine="480"/>
      </w:pPr>
      <w:r>
        <w:rPr>
          <w:rFonts w:hint="eastAsia"/>
        </w:rPr>
        <w:t>近年来，以大语言模型（</w:t>
      </w:r>
      <w:r>
        <w:rPr>
          <w:rFonts w:hint="eastAsia"/>
        </w:rPr>
        <w:t>LLM</w:t>
      </w:r>
      <w:r>
        <w:rPr>
          <w:rFonts w:hint="eastAsia"/>
        </w:rPr>
        <w:t>）为代表的技术取得了突破性进展，在医疗健康领域展现出重塑信息服务模式的巨大潜力</w:t>
      </w:r>
      <w:r>
        <w:rPr>
          <w:rFonts w:hint="eastAsia"/>
        </w:rPr>
        <w:t>^([20])</w:t>
      </w:r>
      <w:r>
        <w:rPr>
          <w:rFonts w:hint="eastAsia"/>
        </w:rPr>
        <w:t>。相较于传统的问答系统，</w:t>
      </w:r>
      <w:r>
        <w:rPr>
          <w:rFonts w:hint="eastAsia"/>
        </w:rPr>
        <w:t>LLM</w:t>
      </w:r>
      <w:r>
        <w:rPr>
          <w:rFonts w:hint="eastAsia"/>
        </w:rPr>
        <w:t>具备卓越的自然语言理解能力，能够有效处理用户提出的口语化、模糊化提问。尤为突出的是，</w:t>
      </w:r>
      <w:r>
        <w:rPr>
          <w:rFonts w:hint="eastAsia"/>
        </w:rPr>
        <w:t>LLM</w:t>
      </w:r>
      <w:r>
        <w:rPr>
          <w:rFonts w:hint="eastAsia"/>
        </w:rPr>
        <w:t>在回答的详尽程度和情感关怀方面表现出色。一项发表于《美国医学会杂志·内科学》的标志性研究显示，在高达</w:t>
      </w:r>
      <w:r>
        <w:rPr>
          <w:rFonts w:hint="eastAsia"/>
        </w:rPr>
        <w:t>79%</w:t>
      </w:r>
      <w:r>
        <w:rPr>
          <w:rFonts w:hint="eastAsia"/>
        </w:rPr>
        <w:t>的情况下，专业医师</w:t>
      </w:r>
      <w:proofErr w:type="gramStart"/>
      <w:r>
        <w:rPr>
          <w:rFonts w:hint="eastAsia"/>
        </w:rPr>
        <w:t>团更偏好</w:t>
      </w:r>
      <w:proofErr w:type="gramEnd"/>
      <w:r>
        <w:rPr>
          <w:rFonts w:hint="eastAsia"/>
        </w:rPr>
        <w:t>ChatGPT</w:t>
      </w:r>
      <w:r>
        <w:rPr>
          <w:rFonts w:hint="eastAsia"/>
        </w:rPr>
        <w:t>生成的答案，因其信息更全面且语言更具</w:t>
      </w:r>
      <w:proofErr w:type="gramStart"/>
      <w:r>
        <w:rPr>
          <w:rFonts w:hint="eastAsia"/>
        </w:rPr>
        <w:t>同理心</w:t>
      </w:r>
      <w:proofErr w:type="gramEnd"/>
      <w:r>
        <w:rPr>
          <w:rFonts w:hint="eastAsia"/>
        </w:rPr>
        <w:t>^([22])</w:t>
      </w:r>
      <w:r>
        <w:rPr>
          <w:rFonts w:hint="eastAsia"/>
        </w:rPr>
        <w:t>。</w:t>
      </w:r>
    </w:p>
    <w:p w14:paraId="7E52C789" w14:textId="77777777" w:rsidR="00F54B80" w:rsidRDefault="00000000">
      <w:pPr>
        <w:pStyle w:val="altz"/>
        <w:ind w:firstLine="480"/>
      </w:pPr>
      <w:r>
        <w:rPr>
          <w:rFonts w:hint="eastAsia"/>
        </w:rPr>
        <w:t>在将社交媒体评论转化为可用教育资源的过程中，</w:t>
      </w:r>
      <w:r>
        <w:rPr>
          <w:rFonts w:hint="eastAsia"/>
        </w:rPr>
        <w:t>LLM</w:t>
      </w:r>
      <w:r>
        <w:rPr>
          <w:rFonts w:hint="eastAsia"/>
        </w:rPr>
        <w:t>扮演了核心技术角色，主要体现在“问题规范化”与“问答生成”两个关键环节。它能够将用户的口语化问题，改写为措辞规范、语义清晰的标准化问题；并能基于此生成科学、准确且易于理解的教育性答案。</w:t>
      </w:r>
    </w:p>
    <w:p w14:paraId="77E24C04" w14:textId="77777777" w:rsidR="00F54B80" w:rsidRDefault="00000000">
      <w:pPr>
        <w:pStyle w:val="altz"/>
        <w:ind w:firstLine="480"/>
      </w:pPr>
      <w:r>
        <w:rPr>
          <w:rFonts w:hint="eastAsia"/>
        </w:rPr>
        <w:t>尽管通用</w:t>
      </w:r>
      <w:r>
        <w:rPr>
          <w:rFonts w:hint="eastAsia"/>
        </w:rPr>
        <w:t>LLM</w:t>
      </w:r>
      <w:r>
        <w:rPr>
          <w:rFonts w:hint="eastAsia"/>
        </w:rPr>
        <w:t>已展现出惊人的医学知识储备，但要将其安全、可靠地应用于专业医疗场景，仍需进行一系列领域优化。主要路径包括：指令微调（</w:t>
      </w:r>
      <w:r>
        <w:rPr>
          <w:rFonts w:hint="eastAsia"/>
        </w:rPr>
        <w:t>Instruction-tuning</w:t>
      </w:r>
      <w:r>
        <w:rPr>
          <w:rFonts w:hint="eastAsia"/>
        </w:rPr>
        <w:t>），即使用特定领域的专业问答数据对模型进行微调，以提升其在目标任务上的表现</w:t>
      </w:r>
      <w:r>
        <w:rPr>
          <w:rFonts w:hint="eastAsia"/>
        </w:rPr>
        <w:t>^([25])</w:t>
      </w:r>
      <w:r>
        <w:rPr>
          <w:rFonts w:hint="eastAsia"/>
        </w:rPr>
        <w:t>；专家反馈强化学习（</w:t>
      </w:r>
      <w:r>
        <w:rPr>
          <w:rFonts w:hint="eastAsia"/>
        </w:rPr>
        <w:t>RLHF</w:t>
      </w:r>
      <w:r>
        <w:rPr>
          <w:rFonts w:hint="eastAsia"/>
        </w:rPr>
        <w:t>），即引入医学专家的专业判断来指导模型优化</w:t>
      </w:r>
      <w:r>
        <w:rPr>
          <w:rFonts w:hint="eastAsia"/>
        </w:rPr>
        <w:t>^([20])</w:t>
      </w:r>
      <w:r>
        <w:rPr>
          <w:rFonts w:hint="eastAsia"/>
        </w:rPr>
        <w:t>；以及检索增强生成（</w:t>
      </w:r>
      <w:r>
        <w:rPr>
          <w:rFonts w:hint="eastAsia"/>
        </w:rPr>
        <w:t>RAG</w:t>
      </w:r>
      <w:r>
        <w:rPr>
          <w:rFonts w:hint="eastAsia"/>
        </w:rPr>
        <w:t>），即让模型在生成答案前先从权威外部知识库中检索相关信息，以提升事实准确性</w:t>
      </w:r>
      <w:r>
        <w:rPr>
          <w:rFonts w:hint="eastAsia"/>
        </w:rPr>
        <w:t>^([18,20])</w:t>
      </w:r>
      <w:r>
        <w:rPr>
          <w:rFonts w:hint="eastAsia"/>
        </w:rPr>
        <w:t>。</w:t>
      </w:r>
      <w:proofErr w:type="gramStart"/>
      <w:r>
        <w:rPr>
          <w:rFonts w:hint="eastAsia"/>
        </w:rPr>
        <w:t>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模型正是通过这些方法，在回答质量上获得了超越人类初级医生的评价</w:t>
      </w:r>
      <w:r>
        <w:rPr>
          <w:rFonts w:hint="eastAsia"/>
        </w:rPr>
        <w:t>^([21])</w:t>
      </w:r>
      <w:r>
        <w:rPr>
          <w:rFonts w:hint="eastAsia"/>
        </w:rPr>
        <w:t>。</w:t>
      </w:r>
    </w:p>
    <w:p w14:paraId="5B98F423" w14:textId="77777777" w:rsidR="00F54B80" w:rsidRDefault="00000000">
      <w:pPr>
        <w:pStyle w:val="altz"/>
        <w:ind w:firstLine="480"/>
      </w:pPr>
      <w:r>
        <w:rPr>
          <w:rFonts w:hint="eastAsia"/>
        </w:rPr>
        <w:t>在肯定</w:t>
      </w:r>
      <w:r>
        <w:rPr>
          <w:rFonts w:hint="eastAsia"/>
        </w:rPr>
        <w:t>LLM</w:t>
      </w:r>
      <w:r>
        <w:rPr>
          <w:rFonts w:hint="eastAsia"/>
        </w:rPr>
        <w:t>巨大潜力的同时，必须清醒地认识到其固有局限与风险。首要挑战是“幻觉”（</w:t>
      </w:r>
      <w:r>
        <w:rPr>
          <w:rFonts w:hint="eastAsia"/>
        </w:rPr>
        <w:t>Hallucination</w:t>
      </w:r>
      <w:r>
        <w:rPr>
          <w:rFonts w:hint="eastAsia"/>
        </w:rPr>
        <w:t>）问题，即模型可能捏造看似合理但完全错误的事实</w:t>
      </w:r>
      <w:r>
        <w:rPr>
          <w:rFonts w:hint="eastAsia"/>
        </w:rPr>
        <w:t>^([20,26])</w:t>
      </w:r>
      <w:r>
        <w:rPr>
          <w:rFonts w:hint="eastAsia"/>
        </w:rPr>
        <w:t>。此外，还存在医疗伦理、社会偏见和数据隐私等严峻风险</w:t>
      </w:r>
      <w:r>
        <w:rPr>
          <w:rFonts w:hint="eastAsia"/>
        </w:rPr>
        <w:t>^([20])</w:t>
      </w:r>
      <w:r>
        <w:rPr>
          <w:rFonts w:hint="eastAsia"/>
        </w:rPr>
        <w:t>。因此，对</w:t>
      </w:r>
      <w:r>
        <w:rPr>
          <w:rFonts w:hint="eastAsia"/>
        </w:rPr>
        <w:t>LLM</w:t>
      </w:r>
      <w:r>
        <w:rPr>
          <w:rFonts w:hint="eastAsia"/>
        </w:rPr>
        <w:t>的评估不能仅依赖自动化指标，必须以严格、多维度的专家人工评估为核心，从准确性、完整性、安全性、</w:t>
      </w:r>
      <w:proofErr w:type="gramStart"/>
      <w:r>
        <w:rPr>
          <w:rFonts w:hint="eastAsia"/>
        </w:rPr>
        <w:t>同理心</w:t>
      </w:r>
      <w:proofErr w:type="gramEnd"/>
      <w:r>
        <w:rPr>
          <w:rFonts w:hint="eastAsia"/>
        </w:rPr>
        <w:t>等多个角度对模型的输出进行打分</w:t>
      </w:r>
      <w:r>
        <w:rPr>
          <w:rFonts w:hint="eastAsia"/>
        </w:rPr>
        <w:t>^([22, 25, 26])</w:t>
      </w:r>
      <w:r>
        <w:rPr>
          <w:rFonts w:hint="eastAsia"/>
        </w:rPr>
        <w:t>。</w:t>
      </w:r>
    </w:p>
    <w:p w14:paraId="4531C5BB" w14:textId="77777777" w:rsidR="00F54B80" w:rsidRDefault="00000000">
      <w:pPr>
        <w:pStyle w:val="10"/>
        <w:spacing w:before="163"/>
      </w:pPr>
      <w:r>
        <w:rPr>
          <w:rFonts w:hint="eastAsia"/>
        </w:rPr>
        <w:t>总结</w:t>
      </w:r>
    </w:p>
    <w:p w14:paraId="217B8049" w14:textId="77777777" w:rsidR="00F54B80" w:rsidRDefault="00000000">
      <w:pPr>
        <w:pStyle w:val="altz"/>
        <w:ind w:firstLine="480"/>
      </w:pPr>
      <w:r>
        <w:rPr>
          <w:rFonts w:hint="eastAsia"/>
        </w:rPr>
        <w:t>本综述系统性地梳理了青少年生殖健康教育、社交媒体健康传播、评论文本挖掘以及大语言模型在医疗问答领域应用的相关研究。可以得出，青少年生殖健康信息需求的“线上化”与“隐秘化”趋势已成为普遍共识，但社交媒体信息质量堪忧的现状与青少年旺盛的需求形成了尖锐矛盾。海量用户评论作为洞察真实需求的“数据金矿”，其价值</w:t>
      </w:r>
      <w:r>
        <w:rPr>
          <w:rFonts w:hint="eastAsia"/>
        </w:rPr>
        <w:lastRenderedPageBreak/>
        <w:t>亟待挖掘。大语言模型（</w:t>
      </w:r>
      <w:r>
        <w:rPr>
          <w:rFonts w:hint="eastAsia"/>
        </w:rPr>
        <w:t>LLM</w:t>
      </w:r>
      <w:r>
        <w:rPr>
          <w:rFonts w:hint="eastAsia"/>
        </w:rPr>
        <w:t>）的崛起为系统性地将这些非结构化的“原始问题”转化为结构化的“知识资源”提供了革命性的技术路径。</w:t>
      </w:r>
    </w:p>
    <w:p w14:paraId="64D6D387" w14:textId="77777777" w:rsidR="00F54B80" w:rsidRDefault="00000000">
      <w:pPr>
        <w:pStyle w:val="altz"/>
        <w:ind w:firstLine="480"/>
      </w:pPr>
      <w:r>
        <w:rPr>
          <w:rFonts w:hint="eastAsia"/>
        </w:rPr>
        <w:t>综上所述，现有研究清晰地勾勒出了一条充满机遇的研究路径，利用先进的大语言模型技术，系统性地挖掘并转化社交媒体平台上青少年自发产生的真实健康问题，构建高质量的标准化问答资源，并以此为基础开发更智能、更可信的健康教育工具。这不仅能够精准回应青少年的真实需求，也能有效对抗网络上的错误信息，为弥合当前青少年生殖健康教育的鸿沟提供了一个创新且可行的解决方案。</w:t>
      </w:r>
    </w:p>
    <w:p w14:paraId="13A05323" w14:textId="77777777" w:rsidR="00F54B80" w:rsidRDefault="00F54B80">
      <w:pPr>
        <w:pStyle w:val="altz"/>
        <w:ind w:firstLine="480"/>
      </w:pPr>
    </w:p>
    <w:p w14:paraId="4F84A943" w14:textId="77777777" w:rsidR="00F54B80" w:rsidRDefault="00F54B80">
      <w:pPr>
        <w:pStyle w:val="altz"/>
        <w:ind w:firstLine="480"/>
      </w:pPr>
    </w:p>
    <w:p w14:paraId="79352455" w14:textId="77777777" w:rsidR="00F54B80" w:rsidRDefault="00000000">
      <w:pPr>
        <w:widowControl/>
        <w:wordWrap/>
        <w:spacing w:afterLines="0" w:after="0"/>
        <w:jc w:val="left"/>
      </w:pPr>
      <w:r>
        <w:rPr>
          <w:rFonts w:hint="eastAsia"/>
        </w:rPr>
        <w:br w:type="page"/>
      </w:r>
    </w:p>
    <w:p w14:paraId="06BFC300" w14:textId="77777777" w:rsidR="00F54B80" w:rsidRDefault="00000000">
      <w:pPr>
        <w:pStyle w:val="altz"/>
        <w:ind w:firstLineChars="0" w:firstLine="0"/>
        <w:jc w:val="center"/>
        <w:rPr>
          <w:b/>
          <w:bCs/>
        </w:rPr>
      </w:pPr>
      <w:r>
        <w:rPr>
          <w:b/>
          <w:bCs/>
        </w:rPr>
        <w:lastRenderedPageBreak/>
        <w:t>参考文献</w:t>
      </w:r>
    </w:p>
    <w:p w14:paraId="3109F651" w14:textId="77777777" w:rsidR="00F54B80" w:rsidRDefault="00000000">
      <w:pPr>
        <w:pStyle w:val="15"/>
        <w:spacing w:after="163"/>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t xml:space="preserve">UNESCO, JOINT UNITED NATIONS PROGRAMME ON HIV/AIDS, UNITED NATIONS CHILDREN’S FUND, </w:t>
      </w:r>
      <w:r>
        <w:rPr>
          <w:rFonts w:cs="Times New Roman"/>
        </w:rPr>
        <w:t>等</w:t>
      </w:r>
      <w:r>
        <w:rPr>
          <w:rFonts w:cs="Times New Roman"/>
        </w:rPr>
        <w:t xml:space="preserve">. International technical guidance on sexuality education: an evidence-informed approach - UNESCO </w:t>
      </w:r>
      <w:r>
        <w:rPr>
          <w:rFonts w:cs="Times New Roman"/>
        </w:rPr>
        <w:t>数字图书馆</w:t>
      </w:r>
      <w:r>
        <w:rPr>
          <w:rFonts w:cs="Times New Roman"/>
        </w:rPr>
        <w:t>[M/OL]. 2018[2026-03-25]. https://unesdoc.unesco.org/ark:/48223/pf0000260770. DOI:https://doi.org/10.54675/UQRM6395.</w:t>
      </w:r>
    </w:p>
    <w:p w14:paraId="663B59EA" w14:textId="77777777" w:rsidR="00F54B80" w:rsidRDefault="00000000">
      <w:pPr>
        <w:pStyle w:val="15"/>
        <w:spacing w:after="163"/>
        <w:rPr>
          <w:rFonts w:cs="Times New Roman"/>
        </w:rPr>
      </w:pPr>
      <w:r>
        <w:rPr>
          <w:rFonts w:cs="Times New Roman"/>
        </w:rPr>
        <w:t>[2]</w:t>
      </w:r>
      <w:r>
        <w:rPr>
          <w:rFonts w:cs="Times New Roman"/>
        </w:rPr>
        <w:tab/>
      </w:r>
      <w:r>
        <w:rPr>
          <w:rFonts w:cs="Times New Roman"/>
        </w:rPr>
        <w:t>北京大学儿童青少年卫生研究所　余小鸣</w:t>
      </w:r>
      <w:r>
        <w:rPr>
          <w:rFonts w:cs="Times New Roman"/>
        </w:rPr>
        <w:t xml:space="preserve">, </w:t>
      </w:r>
      <w:r>
        <w:rPr>
          <w:rFonts w:cs="Times New Roman"/>
        </w:rPr>
        <w:t>北京大学儿童青少年卫生研究所　郭帅军</w:t>
      </w:r>
      <w:r>
        <w:rPr>
          <w:rFonts w:cs="Times New Roman"/>
        </w:rPr>
        <w:t xml:space="preserve">, </w:t>
      </w:r>
      <w:r>
        <w:rPr>
          <w:rFonts w:cs="Times New Roman"/>
        </w:rPr>
        <w:t>北京大学儿童青少年卫生研究所</w:t>
      </w:r>
      <w:r>
        <w:rPr>
          <w:rFonts w:cs="Times New Roman"/>
        </w:rPr>
        <w:t xml:space="preserve"> </w:t>
      </w:r>
      <w:r>
        <w:rPr>
          <w:rFonts w:cs="Times New Roman"/>
        </w:rPr>
        <w:t>孙玉颖</w:t>
      </w:r>
      <w:r>
        <w:rPr>
          <w:rFonts w:cs="Times New Roman"/>
        </w:rPr>
        <w:t xml:space="preserve">. </w:t>
      </w:r>
      <w:r>
        <w:rPr>
          <w:rFonts w:cs="Times New Roman"/>
        </w:rPr>
        <w:t>中国青少年性行为现状及性教育发展的系统评价</w:t>
      </w:r>
      <w:r>
        <w:rPr>
          <w:rFonts w:cs="Times New Roman"/>
        </w:rPr>
        <w:t xml:space="preserve"> - </w:t>
      </w:r>
      <w:r>
        <w:rPr>
          <w:rFonts w:cs="Times New Roman"/>
        </w:rPr>
        <w:t>性教育学</w:t>
      </w:r>
      <w:r>
        <w:rPr>
          <w:rFonts w:cs="Times New Roman"/>
        </w:rPr>
        <w:t xml:space="preserve"> - </w:t>
      </w:r>
      <w:r>
        <w:rPr>
          <w:rFonts w:cs="Times New Roman"/>
        </w:rPr>
        <w:t>天山医学院</w:t>
      </w:r>
      <w:r>
        <w:rPr>
          <w:rFonts w:cs="Times New Roman"/>
        </w:rPr>
        <w:t>[R/OL]. [2026-03-22]. https://m.tsu.tw/edu/14236.html.</w:t>
      </w:r>
    </w:p>
    <w:p w14:paraId="0DF553B5" w14:textId="77777777" w:rsidR="00F54B80" w:rsidRDefault="00000000">
      <w:pPr>
        <w:pStyle w:val="15"/>
        <w:spacing w:after="163"/>
        <w:rPr>
          <w:rFonts w:cs="Times New Roman"/>
        </w:rPr>
      </w:pPr>
      <w:r>
        <w:rPr>
          <w:rFonts w:cs="Times New Roman"/>
        </w:rPr>
        <w:t>[3]</w:t>
      </w:r>
      <w:r>
        <w:rPr>
          <w:rFonts w:cs="Times New Roman"/>
        </w:rPr>
        <w:tab/>
      </w:r>
      <w:r>
        <w:rPr>
          <w:rFonts w:cs="Times New Roman"/>
        </w:rPr>
        <w:t>林超龙</w:t>
      </w:r>
      <w:r>
        <w:rPr>
          <w:rFonts w:cs="Times New Roman"/>
        </w:rPr>
        <w:t xml:space="preserve">. </w:t>
      </w:r>
      <w:r>
        <w:rPr>
          <w:rFonts w:cs="Times New Roman"/>
        </w:rPr>
        <w:t>青少年生殖健康知识与行为的相关性研究</w:t>
      </w:r>
      <w:r>
        <w:rPr>
          <w:rFonts w:cs="Times New Roman"/>
        </w:rPr>
        <w:t xml:space="preserve">[J/OL]. </w:t>
      </w:r>
      <w:r>
        <w:rPr>
          <w:rFonts w:cs="Times New Roman"/>
        </w:rPr>
        <w:t>基础医学理论研究</w:t>
      </w:r>
      <w:r>
        <w:rPr>
          <w:rFonts w:cs="Times New Roman"/>
        </w:rPr>
        <w:t>, 2025, 7(1): 51. DOI:10.12238/bmtr.v7i1.11779.</w:t>
      </w:r>
    </w:p>
    <w:p w14:paraId="1798F73C" w14:textId="77777777" w:rsidR="00F54B80" w:rsidRDefault="00000000">
      <w:pPr>
        <w:pStyle w:val="15"/>
        <w:spacing w:after="163"/>
        <w:rPr>
          <w:rFonts w:cs="Times New Roman"/>
        </w:rPr>
      </w:pPr>
      <w:r>
        <w:rPr>
          <w:rFonts w:cs="Times New Roman"/>
        </w:rPr>
        <w:t>[4]</w:t>
      </w:r>
      <w:r>
        <w:rPr>
          <w:rFonts w:cs="Times New Roman"/>
        </w:rPr>
        <w:tab/>
        <w:t>QIN Q, ZHANG J. Sex Education in China: Actors and dynamics of China’s policies and practices[J/OL]. Cogent Education, 2023, 10(2): 2270289. DOI:10.1080/2331186X.2023.2270289.</w:t>
      </w:r>
    </w:p>
    <w:p w14:paraId="62518047" w14:textId="77777777" w:rsidR="00F54B80" w:rsidRDefault="00000000">
      <w:pPr>
        <w:pStyle w:val="15"/>
        <w:spacing w:after="163"/>
        <w:rPr>
          <w:rFonts w:cs="Times New Roman"/>
        </w:rPr>
      </w:pPr>
      <w:r>
        <w:rPr>
          <w:rFonts w:cs="Times New Roman"/>
        </w:rPr>
        <w:t>[5]</w:t>
      </w:r>
      <w:r>
        <w:rPr>
          <w:rFonts w:cs="Times New Roman"/>
        </w:rPr>
        <w:tab/>
        <w:t>ZORI G L, COLLINS S L, WALKER A F. Online Sexual Health Information Seeking of Adolescents: A Content Analysis[J/OL]. American Journal of Sexuality Education, 2023, 18(3): 378-400. DOI:10.1080/15546128.2022.2111012.</w:t>
      </w:r>
    </w:p>
    <w:p w14:paraId="6BB30892" w14:textId="77777777" w:rsidR="00F54B80" w:rsidRDefault="00000000">
      <w:pPr>
        <w:pStyle w:val="15"/>
        <w:spacing w:after="163"/>
        <w:rPr>
          <w:rFonts w:cs="Times New Roman"/>
        </w:rPr>
      </w:pPr>
      <w:r>
        <w:rPr>
          <w:rFonts w:cs="Times New Roman"/>
        </w:rPr>
        <w:t>[6]</w:t>
      </w:r>
      <w:r>
        <w:rPr>
          <w:rFonts w:cs="Times New Roman"/>
        </w:rPr>
        <w:tab/>
        <w:t xml:space="preserve">GUO R, XIE H, ZHAO W, </w:t>
      </w:r>
      <w:r>
        <w:rPr>
          <w:rFonts w:cs="Times New Roman"/>
        </w:rPr>
        <w:t>等</w:t>
      </w:r>
      <w:r>
        <w:rPr>
          <w:rFonts w:cs="Times New Roman"/>
        </w:rPr>
        <w:t>. Web-based sexual and reproductive health education for adolescents aged 10-17 years: a systematic review and meta-analysis[J/OL]. BMJ paediatrics open, 2025, 9(1): e003714. DOI:10.1136/bmjpo-2025-003714.</w:t>
      </w:r>
    </w:p>
    <w:p w14:paraId="4E5CAEA4" w14:textId="77777777" w:rsidR="00F54B80" w:rsidRDefault="00000000">
      <w:pPr>
        <w:pStyle w:val="15"/>
        <w:spacing w:after="163"/>
        <w:rPr>
          <w:rFonts w:cs="Times New Roman"/>
        </w:rPr>
      </w:pPr>
      <w:r>
        <w:rPr>
          <w:rFonts w:cs="Times New Roman"/>
        </w:rPr>
        <w:t>[7]</w:t>
      </w:r>
      <w:r>
        <w:rPr>
          <w:rFonts w:cs="Times New Roman"/>
        </w:rPr>
        <w:tab/>
        <w:t>DÖRING N, CONDE M. Sexual health information on social media: a systematic scoping review[J/OL]. Bundesgesundheitsblatt, Gesundheitsforschung, Gesundheitsschutz, 2021, 64(11): 1416. DOI:10.1007/s00103-021-03431-9.</w:t>
      </w:r>
    </w:p>
    <w:p w14:paraId="54A4AF1B" w14:textId="77777777" w:rsidR="00F54B80" w:rsidRDefault="00000000">
      <w:pPr>
        <w:pStyle w:val="15"/>
        <w:spacing w:after="163"/>
        <w:rPr>
          <w:rFonts w:cs="Times New Roman"/>
        </w:rPr>
      </w:pPr>
      <w:r>
        <w:rPr>
          <w:rFonts w:cs="Times New Roman"/>
        </w:rPr>
        <w:t>[8]</w:t>
      </w:r>
      <w:r>
        <w:rPr>
          <w:rFonts w:cs="Times New Roman"/>
        </w:rPr>
        <w:tab/>
        <w:t xml:space="preserve">WANG L, SHU X, HUANG J, </w:t>
      </w:r>
      <w:r>
        <w:rPr>
          <w:rFonts w:cs="Times New Roman"/>
        </w:rPr>
        <w:t>等</w:t>
      </w:r>
      <w:r>
        <w:rPr>
          <w:rFonts w:cs="Times New Roman"/>
        </w:rPr>
        <w:t>. Quality and Reliability of Adolescent Sexuality Education on Chinese Video Platforms: Sentiment-Topic Analysis and Cross-Sectional Study[J/OL]. JMIR Formative Research, 2025, 9: e77100. DOI:10.2196/77100.</w:t>
      </w:r>
    </w:p>
    <w:p w14:paraId="4CDE7D5E" w14:textId="77777777" w:rsidR="00F54B80" w:rsidRDefault="00000000">
      <w:pPr>
        <w:pStyle w:val="15"/>
        <w:spacing w:after="163"/>
        <w:rPr>
          <w:rFonts w:cs="Times New Roman"/>
        </w:rPr>
      </w:pPr>
      <w:r>
        <w:rPr>
          <w:rFonts w:cs="Times New Roman"/>
        </w:rPr>
        <w:t>[9]</w:t>
      </w:r>
      <w:r>
        <w:rPr>
          <w:rFonts w:cs="Times New Roman"/>
        </w:rPr>
        <w:tab/>
        <w:t>VICTOR SUAREZ-LLEDO, JAVIER ALVAREZ-GALVEZ. Prevalence of Health Misinformation on Social Media: Systematic Review · ivySCI[J/OL]. Journal of Medical Internet Research, [2026][2026-03-22]. https://www.ivysci.com/en/articles/1405753__Prevalence_of_Health_Misinformation_on_Social_Media_Systematic_Review. DOI:10.2196/17187.</w:t>
      </w:r>
    </w:p>
    <w:p w14:paraId="0E7C61D5" w14:textId="77777777" w:rsidR="00F54B80" w:rsidRDefault="00000000">
      <w:pPr>
        <w:pStyle w:val="15"/>
        <w:spacing w:after="163"/>
        <w:rPr>
          <w:rFonts w:cs="Times New Roman"/>
        </w:rPr>
      </w:pPr>
      <w:r>
        <w:rPr>
          <w:rFonts w:cs="Times New Roman"/>
        </w:rPr>
        <w:t>[10]</w:t>
      </w:r>
      <w:r>
        <w:rPr>
          <w:rFonts w:cs="Times New Roman"/>
        </w:rPr>
        <w:tab/>
        <w:t xml:space="preserve">UHAWENIMANA T C, MUSABWASONI M G S, NSENGIYUMVA R, </w:t>
      </w:r>
      <w:r>
        <w:rPr>
          <w:rFonts w:cs="Times New Roman"/>
        </w:rPr>
        <w:t>等</w:t>
      </w:r>
      <w:r>
        <w:rPr>
          <w:rFonts w:cs="Times New Roman"/>
        </w:rPr>
        <w:t>. Sexuality and Sexual and Reproductive Health Depiction in Social Media: Content Analysis of Kinyarwanda YouTube Channels[J/OL]. Journal of Medical Internet Rese</w:t>
      </w:r>
      <w:r>
        <w:rPr>
          <w:rFonts w:cs="Times New Roman"/>
        </w:rPr>
        <w:lastRenderedPageBreak/>
        <w:t>arch, 2023, 25: e46488. DOI:10.2196/46488.</w:t>
      </w:r>
    </w:p>
    <w:p w14:paraId="54C1E452" w14:textId="77777777" w:rsidR="00F54B80" w:rsidRDefault="00000000">
      <w:pPr>
        <w:pStyle w:val="15"/>
        <w:spacing w:after="163"/>
        <w:rPr>
          <w:rFonts w:cs="Times New Roman"/>
        </w:rPr>
      </w:pPr>
      <w:r>
        <w:rPr>
          <w:rFonts w:cs="Times New Roman"/>
        </w:rPr>
        <w:t>[11]</w:t>
      </w:r>
      <w:r>
        <w:rPr>
          <w:rFonts w:cs="Times New Roman"/>
        </w:rPr>
        <w:tab/>
        <w:t xml:space="preserve">FOWLER L R, SCHOEN L, SMITH H S, </w:t>
      </w:r>
      <w:r>
        <w:rPr>
          <w:rFonts w:cs="Times New Roman"/>
        </w:rPr>
        <w:t>等</w:t>
      </w:r>
      <w:r>
        <w:rPr>
          <w:rFonts w:cs="Times New Roman"/>
        </w:rPr>
        <w:t>. Sex Education on TikTok: A Content Analysis of Themes[J/OL]. Health Promotion Practice, 2022, 23(5): 739-742. DOI:10.1177/15248399211031536.</w:t>
      </w:r>
    </w:p>
    <w:p w14:paraId="2D61039E" w14:textId="77777777" w:rsidR="00F54B80" w:rsidRDefault="00000000">
      <w:pPr>
        <w:pStyle w:val="15"/>
        <w:spacing w:after="163"/>
        <w:rPr>
          <w:rFonts w:cs="Times New Roman"/>
        </w:rPr>
      </w:pPr>
      <w:r>
        <w:rPr>
          <w:rFonts w:cs="Times New Roman"/>
        </w:rPr>
        <w:t>[12]</w:t>
      </w:r>
      <w:r>
        <w:rPr>
          <w:rFonts w:cs="Times New Roman"/>
        </w:rPr>
        <w:tab/>
        <w:t xml:space="preserve">NAIR I, PATEL S P, BOLEN A, </w:t>
      </w:r>
      <w:r>
        <w:rPr>
          <w:rFonts w:cs="Times New Roman"/>
        </w:rPr>
        <w:t>等</w:t>
      </w:r>
      <w:r>
        <w:rPr>
          <w:rFonts w:cs="Times New Roman"/>
        </w:rPr>
        <w:t>. Reproductive Health Experiences Shared on TikTok by Young People: Content Analysis[J/OL]. JMIR Infodemiology, 2023, 3: e42810. DOI:10.2196/42810.</w:t>
      </w:r>
    </w:p>
    <w:p w14:paraId="7DD49877" w14:textId="77777777" w:rsidR="00F54B80" w:rsidRDefault="00000000">
      <w:pPr>
        <w:pStyle w:val="15"/>
        <w:spacing w:after="163"/>
        <w:rPr>
          <w:rFonts w:cs="Times New Roman"/>
        </w:rPr>
      </w:pPr>
      <w:r>
        <w:rPr>
          <w:rFonts w:cs="Times New Roman"/>
        </w:rPr>
        <w:t>[13]</w:t>
      </w:r>
      <w:r>
        <w:rPr>
          <w:rFonts w:cs="Times New Roman"/>
        </w:rPr>
        <w:tab/>
        <w:t xml:space="preserve">BANOUGNIN B H, TOSKA E, MAUGHAN-BROWN B, </w:t>
      </w:r>
      <w:r>
        <w:rPr>
          <w:rFonts w:cs="Times New Roman"/>
        </w:rPr>
        <w:t>等</w:t>
      </w:r>
      <w:r>
        <w:rPr>
          <w:rFonts w:cs="Times New Roman"/>
        </w:rPr>
        <w:t>. Associations of social media and health content use with sexual risk behaviours among adolescents in South Africa[J/OL]. Sexual and Reproductive Health Matters, 2023, 31(1): 2267893. DOI:10.1080/26410397.2023.2267893.</w:t>
      </w:r>
    </w:p>
    <w:p w14:paraId="5FEA05CA" w14:textId="77777777" w:rsidR="00F54B80" w:rsidRDefault="00000000">
      <w:pPr>
        <w:pStyle w:val="15"/>
        <w:spacing w:after="163"/>
        <w:rPr>
          <w:rFonts w:cs="Times New Roman"/>
        </w:rPr>
      </w:pPr>
      <w:r>
        <w:rPr>
          <w:rFonts w:cs="Times New Roman"/>
        </w:rPr>
        <w:t>[14]</w:t>
      </w:r>
      <w:r>
        <w:rPr>
          <w:rFonts w:cs="Times New Roman"/>
        </w:rPr>
        <w:tab/>
        <w:t>GYANE C O, GMAYINAAN V U, OSEI E. Association between social media use and adolescents’ sexual behaviours: a cross-sectional study among high school students in Drobo, Ghana[J/OL]. BMC Public Health, 2025, 25(1): 537. DOI:10.1186/s12889-025-21585-y.</w:t>
      </w:r>
    </w:p>
    <w:p w14:paraId="2FECFA43" w14:textId="77777777" w:rsidR="00F54B80" w:rsidRDefault="00000000">
      <w:pPr>
        <w:pStyle w:val="15"/>
        <w:spacing w:after="163"/>
        <w:rPr>
          <w:rFonts w:cs="Times New Roman"/>
        </w:rPr>
      </w:pPr>
      <w:r>
        <w:rPr>
          <w:rFonts w:cs="Times New Roman"/>
        </w:rPr>
        <w:t>[15]</w:t>
      </w:r>
      <w:r>
        <w:rPr>
          <w:rFonts w:cs="Times New Roman"/>
        </w:rPr>
        <w:tab/>
        <w:t xml:space="preserve">SHI W, LIN Y, ZHANG Z, </w:t>
      </w:r>
      <w:r>
        <w:rPr>
          <w:rFonts w:cs="Times New Roman"/>
        </w:rPr>
        <w:t>等</w:t>
      </w:r>
      <w:r>
        <w:rPr>
          <w:rFonts w:cs="Times New Roman"/>
        </w:rPr>
        <w:t>. Gender Differences in Sex Education in China: A Structural Topic Modeling Analysis Based on Online Knowledge Community Zhihu[J/OL]. Children, 2022, 9(5)[2026-03-22]. https://www.mdpi.com/2227-9067/9/5/615. DOI:10.3390/children9050615.</w:t>
      </w:r>
    </w:p>
    <w:p w14:paraId="3149BB0D" w14:textId="77777777" w:rsidR="00F54B80" w:rsidRDefault="00000000">
      <w:pPr>
        <w:pStyle w:val="15"/>
        <w:spacing w:after="163"/>
        <w:rPr>
          <w:rFonts w:cs="Times New Roman"/>
        </w:rPr>
      </w:pPr>
      <w:r>
        <w:rPr>
          <w:rFonts w:cs="Times New Roman"/>
        </w:rPr>
        <w:t>[16]</w:t>
      </w:r>
      <w:r>
        <w:rPr>
          <w:rFonts w:cs="Times New Roman"/>
        </w:rPr>
        <w:tab/>
        <w:t xml:space="preserve">GUO H, NA X, HOU L, </w:t>
      </w:r>
      <w:r>
        <w:rPr>
          <w:rFonts w:cs="Times New Roman"/>
        </w:rPr>
        <w:t>等</w:t>
      </w:r>
      <w:r>
        <w:rPr>
          <w:rFonts w:cs="Times New Roman"/>
        </w:rPr>
        <w:t>. Classifying Chinese Questions Related to Health Care Posted by Consumers Via the Internet[J/OL]. Journal of Medical Internet Research, 2017, 19(6): e7156. DOI:10.2196/jmir.7156.</w:t>
      </w:r>
    </w:p>
    <w:p w14:paraId="7499ABF9" w14:textId="77777777" w:rsidR="00F54B80" w:rsidRDefault="00000000">
      <w:pPr>
        <w:pStyle w:val="15"/>
        <w:spacing w:after="163"/>
        <w:rPr>
          <w:rFonts w:cs="Times New Roman"/>
        </w:rPr>
      </w:pPr>
      <w:r>
        <w:rPr>
          <w:rFonts w:cs="Times New Roman"/>
        </w:rPr>
        <w:t>[17]</w:t>
      </w:r>
      <w:r>
        <w:rPr>
          <w:rFonts w:cs="Times New Roman"/>
        </w:rPr>
        <w:tab/>
        <w:t>DEMNER-FUSHMAN D, MRABET Y, ABACHA A B. Consumer health information and question answering: helping consumers find answers to their health-related information needs[J/OL]. Journal of the American Medical Informatics Association : JAMIA, 2019, 27(2): 194. DOI:10.1093/jamia/ocz152.</w:t>
      </w:r>
    </w:p>
    <w:p w14:paraId="46676FE2" w14:textId="77777777" w:rsidR="00F54B80" w:rsidRDefault="00000000">
      <w:pPr>
        <w:pStyle w:val="15"/>
        <w:spacing w:after="163"/>
        <w:rPr>
          <w:rFonts w:cs="Times New Roman"/>
        </w:rPr>
      </w:pPr>
      <w:r>
        <w:rPr>
          <w:rFonts w:cs="Times New Roman"/>
        </w:rPr>
        <w:t>[18]</w:t>
      </w:r>
      <w:r>
        <w:rPr>
          <w:rFonts w:cs="Times New Roman"/>
        </w:rPr>
        <w:tab/>
        <w:t>MUTABAZI E. A Review on Medical Textual Question Answering Systems Based on Deep Learning Approaches[J/OL]. 2021[2026-03-22]. https://www.academia.edu/66651659/A_Review_on_Medical_Textual_Question_Answering_Systems_Based_on_Deep_Learning_Approaches. DOI:10.3390/APP11125456.</w:t>
      </w:r>
    </w:p>
    <w:p w14:paraId="093C17D5" w14:textId="77777777" w:rsidR="00F54B80" w:rsidRDefault="00000000">
      <w:pPr>
        <w:pStyle w:val="15"/>
        <w:spacing w:after="163"/>
        <w:rPr>
          <w:rFonts w:cs="Times New Roman"/>
        </w:rPr>
      </w:pPr>
      <w:r>
        <w:rPr>
          <w:rFonts w:cs="Times New Roman"/>
        </w:rPr>
        <w:t>[19]</w:t>
      </w:r>
      <w:r>
        <w:rPr>
          <w:rFonts w:cs="Times New Roman"/>
        </w:rPr>
        <w:tab/>
        <w:t>AREZOO SAEDI, AFSANEH FATEMI, MOHAMMAD ALI NEMATBAKHSH. Representation-centric approach for classification of Consumer Health Questions[J/OL]. Expert Systems with Applications, 2023, 229: 120436. DOI:10.1016/j.eswa.2023.120436.</w:t>
      </w:r>
    </w:p>
    <w:p w14:paraId="616AFAFA" w14:textId="77777777" w:rsidR="00F54B80" w:rsidRDefault="00000000">
      <w:pPr>
        <w:pStyle w:val="15"/>
        <w:spacing w:after="163"/>
        <w:rPr>
          <w:rFonts w:cs="Times New Roman"/>
        </w:rPr>
      </w:pPr>
      <w:r>
        <w:rPr>
          <w:rFonts w:cs="Times New Roman"/>
        </w:rPr>
        <w:t>[20]</w:t>
      </w:r>
      <w:r>
        <w:rPr>
          <w:rFonts w:cs="Times New Roman"/>
        </w:rPr>
        <w:tab/>
        <w:t xml:space="preserve">THIRUNAVUKARASU A J, TING D S J, ELANGOVAN K, </w:t>
      </w:r>
      <w:r>
        <w:rPr>
          <w:rFonts w:cs="Times New Roman"/>
        </w:rPr>
        <w:t>等</w:t>
      </w:r>
      <w:r>
        <w:rPr>
          <w:rFonts w:cs="Times New Roman"/>
        </w:rPr>
        <w:t>. Large language models in medicine[J/OL]. Nature Medicine, 2023, 29(8): 1930-1940. DOI:10.1038</w:t>
      </w:r>
      <w:r>
        <w:rPr>
          <w:rFonts w:cs="Times New Roman"/>
        </w:rPr>
        <w:lastRenderedPageBreak/>
        <w:t>/s41591-023-02448-8.</w:t>
      </w:r>
    </w:p>
    <w:p w14:paraId="602B364A" w14:textId="77777777" w:rsidR="00F54B80" w:rsidRDefault="00000000">
      <w:pPr>
        <w:pStyle w:val="15"/>
        <w:spacing w:after="163"/>
        <w:rPr>
          <w:rFonts w:cs="Times New Roman"/>
        </w:rPr>
      </w:pPr>
      <w:r>
        <w:rPr>
          <w:rFonts w:cs="Times New Roman"/>
        </w:rPr>
        <w:t>[21]</w:t>
      </w:r>
      <w:r>
        <w:rPr>
          <w:rFonts w:cs="Times New Roman"/>
        </w:rPr>
        <w:tab/>
        <w:t xml:space="preserve">SINGHAL K, TU T, GOTTWEIS J, </w:t>
      </w:r>
      <w:r>
        <w:rPr>
          <w:rFonts w:cs="Times New Roman"/>
        </w:rPr>
        <w:t>等</w:t>
      </w:r>
      <w:r>
        <w:rPr>
          <w:rFonts w:cs="Times New Roman"/>
        </w:rPr>
        <w:t>. Toward expert-level medical question answering with large language models[J/OL]. Nature Medicine, 2025, 31(3): 943-950. DOI:10.1038/s41591-024-03423-7.</w:t>
      </w:r>
    </w:p>
    <w:p w14:paraId="74CE9D2E" w14:textId="77777777" w:rsidR="00F54B80" w:rsidRDefault="00000000">
      <w:pPr>
        <w:pStyle w:val="15"/>
        <w:spacing w:after="163"/>
        <w:rPr>
          <w:rFonts w:cs="Times New Roman"/>
        </w:rPr>
      </w:pPr>
      <w:r>
        <w:rPr>
          <w:rFonts w:cs="Times New Roman"/>
        </w:rPr>
        <w:t>[22]</w:t>
      </w:r>
      <w:r>
        <w:rPr>
          <w:rFonts w:cs="Times New Roman"/>
        </w:rPr>
        <w:tab/>
        <w:t xml:space="preserve">AYERS J W, POLIAK A, DREDZE M, </w:t>
      </w:r>
      <w:r>
        <w:rPr>
          <w:rFonts w:cs="Times New Roman"/>
        </w:rPr>
        <w:t>等</w:t>
      </w:r>
      <w:r>
        <w:rPr>
          <w:rFonts w:cs="Times New Roman"/>
        </w:rPr>
        <w:t>. Comparing Physician and Artificial Intelligence Chatbot Responses to Patient Questions Posted to a Public Social Media Forum[J/OL]. JAMA Internal Medicine, 2023, 183(6): 589-596. DOI:10.1001/jamainternmed.2023.1838.</w:t>
      </w:r>
    </w:p>
    <w:p w14:paraId="3570E7EC" w14:textId="77777777" w:rsidR="00F54B80" w:rsidRDefault="00000000">
      <w:pPr>
        <w:pStyle w:val="15"/>
        <w:spacing w:after="163"/>
        <w:rPr>
          <w:rFonts w:cs="Times New Roman"/>
        </w:rPr>
      </w:pPr>
      <w:r>
        <w:rPr>
          <w:rFonts w:cs="Times New Roman"/>
        </w:rPr>
        <w:t>[23]</w:t>
      </w:r>
      <w:r>
        <w:rPr>
          <w:rFonts w:cs="Times New Roman"/>
        </w:rPr>
        <w:tab/>
        <w:t xml:space="preserve">HE Y, WANG Y, LAI L, </w:t>
      </w:r>
      <w:r>
        <w:rPr>
          <w:rFonts w:cs="Times New Roman"/>
        </w:rPr>
        <w:t>等</w:t>
      </w:r>
      <w:r>
        <w:rPr>
          <w:rFonts w:cs="Times New Roman"/>
        </w:rPr>
        <w:t>. A comparison of the performance of Chinese large language models and ChatGPT throughout the entire clinical workflow[J/OL]. Scientific Reports, 2025, 15(1): 36322. DOI:10.1038/s41598-025-20210-7.</w:t>
      </w:r>
    </w:p>
    <w:p w14:paraId="477E061A" w14:textId="77777777" w:rsidR="00F54B80" w:rsidRDefault="00000000">
      <w:pPr>
        <w:pStyle w:val="15"/>
        <w:spacing w:after="163"/>
        <w:rPr>
          <w:rFonts w:cs="Times New Roman"/>
        </w:rPr>
      </w:pPr>
      <w:r>
        <w:rPr>
          <w:rFonts w:cs="Times New Roman"/>
        </w:rPr>
        <w:t>[24]</w:t>
      </w:r>
      <w:r>
        <w:rPr>
          <w:rFonts w:cs="Times New Roman"/>
        </w:rPr>
        <w:tab/>
      </w:r>
      <w:r>
        <w:rPr>
          <w:rFonts w:cs="Times New Roman"/>
        </w:rPr>
        <w:t>郭守运</w:t>
      </w:r>
      <w:r>
        <w:rPr>
          <w:rFonts w:cs="Times New Roman"/>
        </w:rPr>
        <w:t xml:space="preserve">, </w:t>
      </w:r>
      <w:r>
        <w:rPr>
          <w:rFonts w:cs="Times New Roman"/>
        </w:rPr>
        <w:t>林腾</w:t>
      </w:r>
      <w:r>
        <w:rPr>
          <w:rFonts w:cs="Times New Roman"/>
        </w:rPr>
        <w:t xml:space="preserve">. </w:t>
      </w:r>
      <w:r>
        <w:rPr>
          <w:rFonts w:cs="Times New Roman"/>
        </w:rPr>
        <w:t>抖音短视频平台健康信息的媒介传播及管理策略探析</w:t>
      </w:r>
      <w:r>
        <w:rPr>
          <w:rFonts w:cs="Times New Roman"/>
        </w:rPr>
        <w:t xml:space="preserve">[J/OL]. </w:t>
      </w:r>
      <w:r>
        <w:rPr>
          <w:rFonts w:cs="Times New Roman"/>
        </w:rPr>
        <w:t>东吴学术</w:t>
      </w:r>
      <w:r>
        <w:rPr>
          <w:rFonts w:cs="Times New Roman"/>
        </w:rPr>
        <w:t>, 2023[2026-03-22]. https://xueshu.baidu.com/ndscholar/browse/detail?paperid=1p1u0ap0by3y0j201t6002p06q223316&amp;site=xueshu_se.</w:t>
      </w:r>
    </w:p>
    <w:p w14:paraId="48BCE438" w14:textId="77777777" w:rsidR="00F54B80" w:rsidRDefault="00000000">
      <w:pPr>
        <w:pStyle w:val="15"/>
        <w:spacing w:after="163"/>
        <w:rPr>
          <w:rFonts w:cs="Times New Roman"/>
        </w:rPr>
      </w:pPr>
      <w:r>
        <w:rPr>
          <w:rFonts w:cs="Times New Roman"/>
        </w:rPr>
        <w:t>[25]</w:t>
      </w:r>
      <w:r>
        <w:rPr>
          <w:rFonts w:cs="Times New Roman"/>
        </w:rPr>
        <w:tab/>
        <w:t xml:space="preserve">LATT P M, AUNG E T, HTAIK K, </w:t>
      </w:r>
      <w:r>
        <w:rPr>
          <w:rFonts w:cs="Times New Roman"/>
        </w:rPr>
        <w:t>等</w:t>
      </w:r>
      <w:r>
        <w:rPr>
          <w:rFonts w:cs="Times New Roman"/>
        </w:rPr>
        <w:t>. Evaluation of artificial intelligence (AI) chatbots for providing sexual health information: a consensus study using real-world clinical queries[J/OL]. BMC Public Health, 2025, 25(1): 1788. DOI:10.1186/s12889-025-22933-8.</w:t>
      </w:r>
    </w:p>
    <w:p w14:paraId="118C0AD8" w14:textId="77777777" w:rsidR="00F54B80" w:rsidRDefault="00000000">
      <w:pPr>
        <w:pStyle w:val="15"/>
        <w:spacing w:after="163"/>
        <w:rPr>
          <w:rFonts w:cs="Times New Roman"/>
        </w:rPr>
      </w:pPr>
      <w:r>
        <w:rPr>
          <w:rFonts w:cs="Times New Roman"/>
        </w:rPr>
        <w:t>[26]</w:t>
      </w:r>
      <w:r>
        <w:rPr>
          <w:rFonts w:cs="Times New Roman"/>
        </w:rPr>
        <w:tab/>
        <w:t xml:space="preserve">GOODMAN R S, PATRINELY J R, STONE C A Jr, </w:t>
      </w:r>
      <w:r>
        <w:rPr>
          <w:rFonts w:cs="Times New Roman"/>
        </w:rPr>
        <w:t>等</w:t>
      </w:r>
      <w:r>
        <w:rPr>
          <w:rFonts w:cs="Times New Roman"/>
        </w:rPr>
        <w:t>. Accuracy and Reliability of Chatbot Responses to Physician Questions[J/OL]. JAMA Network Open, 2023, 6(10): e2336483. DOI:10.1001/jamanetworkopen.2023.36483.</w:t>
      </w:r>
    </w:p>
    <w:p w14:paraId="4488B36C" w14:textId="77777777" w:rsidR="00F54B80" w:rsidRDefault="00000000">
      <w:pPr>
        <w:pStyle w:val="15"/>
        <w:spacing w:after="163"/>
        <w:rPr>
          <w:rFonts w:cs="Times New Roman"/>
        </w:rPr>
      </w:pPr>
      <w:r>
        <w:rPr>
          <w:rFonts w:cs="Times New Roman"/>
        </w:rPr>
        <w:t>[27]</w:t>
      </w:r>
      <w:r>
        <w:rPr>
          <w:rFonts w:cs="Times New Roman"/>
        </w:rPr>
        <w:tab/>
        <w:t xml:space="preserve">SANABRIA G, GREENE K Y, TRAN J T, </w:t>
      </w:r>
      <w:r>
        <w:rPr>
          <w:rFonts w:cs="Times New Roman"/>
        </w:rPr>
        <w:t>等</w:t>
      </w:r>
      <w:r>
        <w:rPr>
          <w:rFonts w:cs="Times New Roman"/>
        </w:rPr>
        <w:t>. “A Great Way to Start the Conversation”: Evidence for the Use of an Adolescent Mental Health Chatbot Navigator for Youth at Risk of HIV and Other STIs[J/OL]. Journal of Technology in Behavioral Science, 2023: 1-10. DOI:10.1007/s41347-023-00315-4.</w:t>
      </w:r>
    </w:p>
    <w:p w14:paraId="4B57FD7E" w14:textId="77777777" w:rsidR="00F54B80" w:rsidRDefault="00000000">
      <w:pPr>
        <w:pStyle w:val="15"/>
        <w:spacing w:after="163"/>
        <w:rPr>
          <w:rFonts w:cs="Times New Roman"/>
        </w:rPr>
      </w:pPr>
      <w:r>
        <w:rPr>
          <w:rFonts w:cs="Times New Roman"/>
        </w:rPr>
        <w:t>[28]</w:t>
      </w:r>
      <w:r>
        <w:rPr>
          <w:rFonts w:cs="Times New Roman"/>
        </w:rPr>
        <w:tab/>
        <w:t xml:space="preserve">TH K, M C, A M, </w:t>
      </w:r>
      <w:r>
        <w:rPr>
          <w:rFonts w:cs="Times New Roman"/>
        </w:rPr>
        <w:t>等</w:t>
      </w:r>
      <w:r>
        <w:rPr>
          <w:rFonts w:cs="Times New Roman"/>
        </w:rPr>
        <w:t>. Performance of ChatGPT on USMLE: Potential for AI-assisted medical education using large language models[J/OL]. PLOS digital health, 2023, 2(2)[2026-03-22]. https://pubmed.ncbi.nlm.nih.gov/36812645/. DOI:10.1371/journal.pdig.0000198.</w:t>
      </w:r>
    </w:p>
    <w:p w14:paraId="13373A7C" w14:textId="77777777" w:rsidR="00F54B80" w:rsidRDefault="00000000">
      <w:pPr>
        <w:pStyle w:val="altz"/>
        <w:ind w:firstLine="480"/>
      </w:pPr>
      <w:r>
        <w:fldChar w:fldCharType="end"/>
      </w:r>
    </w:p>
    <w:sectPr w:rsidR="00F54B80">
      <w:endnotePr>
        <w:numFmt w:val="decimal"/>
      </w:endnotePr>
      <w:pgSz w:w="11906" w:h="16838"/>
      <w:pgMar w:top="1701" w:right="1418" w:bottom="1701" w:left="1418" w:header="851" w:footer="850" w:gutter="0"/>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Jason-Z" w:date="2026-04-03T14:09:00Z" w:initials="">
    <w:p w14:paraId="116B993C" w14:textId="77777777" w:rsidR="00F54B80" w:rsidRDefault="00000000">
      <w:pPr>
        <w:pStyle w:val="a4"/>
        <w:spacing w:after="163"/>
      </w:pPr>
      <w:r>
        <w:rPr>
          <w:rFonts w:hint="eastAsia"/>
        </w:rPr>
        <w:t>研究目标与内容要修改：</w:t>
      </w:r>
    </w:p>
    <w:p w14:paraId="2855AFFA" w14:textId="77777777" w:rsidR="00F54B80" w:rsidRDefault="00000000">
      <w:pPr>
        <w:pStyle w:val="a4"/>
        <w:spacing w:after="163"/>
      </w:pPr>
      <w:r>
        <w:rPr>
          <w:rFonts w:hint="eastAsia"/>
        </w:rPr>
        <w:t>研究目标和内容混淆，研究目标中混杂了一些研究内容。正常来说研究内容篇幅要大于目标。</w:t>
      </w:r>
      <w:r>
        <w:rPr>
          <w:rFonts w:hint="eastAsia"/>
        </w:rPr>
        <w:br/>
      </w:r>
      <w:r>
        <w:rPr>
          <w:rFonts w:hint="eastAsia"/>
        </w:rPr>
        <w:t>目标是：实现</w:t>
      </w:r>
      <w:r>
        <w:rPr>
          <w:rFonts w:hint="eastAsia"/>
        </w:rPr>
        <w:t>/</w:t>
      </w:r>
      <w:r>
        <w:rPr>
          <w:rFonts w:hint="eastAsia"/>
        </w:rPr>
        <w:t>获得</w:t>
      </w:r>
      <w:r>
        <w:rPr>
          <w:rFonts w:hint="eastAsia"/>
        </w:rPr>
        <w:t>/</w:t>
      </w:r>
      <w:r>
        <w:rPr>
          <w:rFonts w:hint="eastAsia"/>
        </w:rPr>
        <w:t>揭示</w:t>
      </w:r>
      <w:r>
        <w:rPr>
          <w:rFonts w:hint="eastAsia"/>
        </w:rPr>
        <w:t xml:space="preserve"> [</w:t>
      </w:r>
      <w:r>
        <w:rPr>
          <w:rFonts w:hint="eastAsia"/>
        </w:rPr>
        <w:t>某个可验证的结果</w:t>
      </w:r>
      <w:r>
        <w:rPr>
          <w:rFonts w:hint="eastAsia"/>
        </w:rPr>
        <w:t>]</w:t>
      </w:r>
      <w:r>
        <w:rPr>
          <w:rFonts w:hint="eastAsia"/>
        </w:rPr>
        <w:t>；</w:t>
      </w:r>
      <w:r>
        <w:rPr>
          <w:rFonts w:hint="eastAsia"/>
        </w:rPr>
        <w:br/>
      </w:r>
      <w:r>
        <w:rPr>
          <w:rFonts w:hint="eastAsia"/>
        </w:rPr>
        <w:t>内容是：</w:t>
      </w:r>
      <w:r>
        <w:rPr>
          <w:rFonts w:hint="eastAsia"/>
        </w:rPr>
        <w:t>[</w:t>
      </w:r>
      <w:r>
        <w:rPr>
          <w:rFonts w:hint="eastAsia"/>
        </w:rPr>
        <w:t>做什么动作</w:t>
      </w:r>
      <w:r>
        <w:rPr>
          <w:rFonts w:hint="eastAsia"/>
        </w:rPr>
        <w:t>] [</w:t>
      </w:r>
      <w:r>
        <w:rPr>
          <w:rFonts w:hint="eastAsia"/>
        </w:rPr>
        <w:t>什么对象</w:t>
      </w:r>
      <w:r>
        <w:rPr>
          <w:rFonts w:hint="eastAsia"/>
        </w:rPr>
        <w:t xml:space="preserve">] </w:t>
      </w:r>
      <w:r>
        <w:rPr>
          <w:rFonts w:hint="eastAsia"/>
        </w:rPr>
        <w:t>采用</w:t>
      </w:r>
      <w:r>
        <w:rPr>
          <w:rFonts w:hint="eastAsia"/>
        </w:rPr>
        <w:t xml:space="preserve"> [</w:t>
      </w:r>
      <w:r>
        <w:rPr>
          <w:rFonts w:hint="eastAsia"/>
        </w:rPr>
        <w:t>什么方法</w:t>
      </w:r>
      <w:r>
        <w:rPr>
          <w:rFonts w:hint="eastAsia"/>
        </w:rPr>
        <w:t>/</w:t>
      </w:r>
      <w:r>
        <w:rPr>
          <w:rFonts w:hint="eastAsia"/>
        </w:rPr>
        <w:t>工具</w:t>
      </w:r>
      <w:r>
        <w:rPr>
          <w:rFonts w:hint="eastAsia"/>
        </w:rPr>
        <w:t>]</w:t>
      </w:r>
      <w:r>
        <w:rPr>
          <w:rFonts w:hint="eastAsia"/>
        </w:rPr>
        <w:br/>
      </w:r>
    </w:p>
  </w:comment>
  <w:comment w:id="16" w:author="Jason-Z" w:date="2026-04-03T14:17:00Z" w:initials="">
    <w:p w14:paraId="47A188FF" w14:textId="77777777" w:rsidR="00F54B80" w:rsidRDefault="00000000">
      <w:pPr>
        <w:pStyle w:val="a4"/>
        <w:spacing w:after="163"/>
      </w:pPr>
      <w:r>
        <w:rPr>
          <w:rFonts w:hint="eastAsia"/>
        </w:rPr>
        <w:t>建议有技术路线图</w:t>
      </w:r>
    </w:p>
  </w:comment>
  <w:comment w:id="19" w:author="Jason-Z" w:date="2026-04-03T14:18:00Z" w:initials="">
    <w:p w14:paraId="1E601A2B" w14:textId="77777777" w:rsidR="00F54B80" w:rsidRDefault="00000000">
      <w:pPr>
        <w:pStyle w:val="a4"/>
        <w:spacing w:after="163"/>
      </w:pPr>
      <w:r>
        <w:rPr>
          <w:rFonts w:hint="eastAsia"/>
        </w:rPr>
        <w:t>这块如果不是学校硬性规定，可以删除。与目录和正文均有重复</w:t>
      </w:r>
    </w:p>
  </w:comment>
  <w:comment w:id="39" w:author="Zixuan Zhou" w:date="2026-04-02T18:49:00Z" w:initials="ZZ">
    <w:p w14:paraId="68FF270D" w14:textId="77777777" w:rsidR="00F54B80" w:rsidRDefault="00000000">
      <w:pPr>
        <w:pStyle w:val="a4"/>
        <w:spacing w:after="163"/>
      </w:pPr>
      <w:r>
        <w:rPr>
          <w:rFonts w:hint="eastAsia"/>
        </w:rPr>
        <w:t>插入</w:t>
      </w:r>
      <w:r>
        <w:rPr>
          <w:rFonts w:hint="eastAsia"/>
        </w:rPr>
        <w:t>ICC</w:t>
      </w:r>
      <w:r>
        <w:rPr>
          <w:rFonts w:hint="eastAsia"/>
        </w:rPr>
        <w:t>、</w:t>
      </w:r>
      <w:r>
        <w:rPr>
          <w:rFonts w:hint="eastAsia"/>
        </w:rPr>
        <w:t>Kappa</w:t>
      </w:r>
      <w:r>
        <w:rPr>
          <w:rFonts w:hint="eastAsia"/>
        </w:rPr>
        <w:t>参考文献</w:t>
      </w:r>
    </w:p>
  </w:comment>
  <w:comment w:id="41" w:author="Jason-Z" w:date="2026-04-03T14:21:00Z" w:initials="">
    <w:p w14:paraId="7B898AAB" w14:textId="77777777" w:rsidR="00F54B80" w:rsidRDefault="00000000">
      <w:pPr>
        <w:pStyle w:val="a4"/>
        <w:spacing w:after="163"/>
      </w:pPr>
      <w:r>
        <w:rPr>
          <w:rFonts w:hint="eastAsia"/>
        </w:rPr>
        <w:t>如果非学校模板要求，建议删除，</w:t>
      </w:r>
    </w:p>
    <w:p w14:paraId="497874FE" w14:textId="77777777" w:rsidR="00F54B80" w:rsidRDefault="00000000">
      <w:pPr>
        <w:pStyle w:val="a4"/>
        <w:spacing w:after="163"/>
      </w:pPr>
      <w:r>
        <w:rPr>
          <w:rFonts w:hint="eastAsia"/>
        </w:rPr>
        <w:t>将本段逻辑揉入本章前言。</w:t>
      </w:r>
    </w:p>
  </w:comment>
  <w:comment w:id="44" w:author="Jason-Z" w:date="2026-04-03T14:23:00Z" w:initials="">
    <w:p w14:paraId="01072A5E" w14:textId="77777777" w:rsidR="00F54B80" w:rsidRDefault="00000000">
      <w:pPr>
        <w:pStyle w:val="a4"/>
        <w:spacing w:after="163"/>
      </w:pPr>
      <w:r>
        <w:rPr>
          <w:rFonts w:hint="eastAsia"/>
        </w:rPr>
        <w:t>总体框架无需写太细，不需要将具体流程详细列出。</w:t>
      </w:r>
    </w:p>
    <w:p w14:paraId="5FD1D2E7" w14:textId="77777777" w:rsidR="00F54B80" w:rsidRDefault="00000000">
      <w:pPr>
        <w:pStyle w:val="a4"/>
        <w:spacing w:after="163"/>
      </w:pPr>
      <w:r>
        <w:rPr>
          <w:rFonts w:hint="eastAsia"/>
        </w:rPr>
        <w:t>建议：</w:t>
      </w:r>
      <w:r>
        <w:rPr>
          <w:rFonts w:hint="eastAsia"/>
        </w:rPr>
        <w:br/>
      </w:r>
      <w:r>
        <w:rPr>
          <w:rFonts w:hint="eastAsia"/>
        </w:rPr>
        <w:t>修改方法</w:t>
      </w:r>
      <w:r>
        <w:rPr>
          <w:rFonts w:hint="eastAsia"/>
        </w:rPr>
        <w:t>1</w:t>
      </w:r>
      <w:r>
        <w:rPr>
          <w:rFonts w:hint="eastAsia"/>
        </w:rPr>
        <w:t>：将本段逻辑揉入“本研究设计了涵盖“数据采集—分析—应用”全链路的总体框架。整个框架以</w:t>
      </w:r>
      <w:r>
        <w:rPr>
          <w:rFonts w:hint="eastAsia"/>
        </w:rPr>
        <w:t>Bilibili</w:t>
      </w:r>
      <w:r>
        <w:rPr>
          <w:rFonts w:hint="eastAsia"/>
        </w:rPr>
        <w:t>平台的公开数据为输入，通过多阶段的处理与分析，最终产出经过领域微调的大语言模型及相应的评估结论。”这句话中。</w:t>
      </w:r>
      <w:r>
        <w:rPr>
          <w:rFonts w:hint="eastAsia"/>
        </w:rPr>
        <w:br/>
      </w:r>
      <w:r>
        <w:rPr>
          <w:rFonts w:hint="eastAsia"/>
        </w:rPr>
        <w:t>修改方法</w:t>
      </w:r>
      <w:r>
        <w:rPr>
          <w:rFonts w:hint="eastAsia"/>
        </w:rPr>
        <w:t>2</w:t>
      </w:r>
      <w:r>
        <w:rPr>
          <w:rFonts w:hint="eastAsia"/>
        </w:rPr>
        <w:t>：或者每一部分放在</w:t>
      </w:r>
      <w:r>
        <w:rPr>
          <w:rFonts w:hint="eastAsia"/>
        </w:rPr>
        <w:t>3.2</w:t>
      </w:r>
      <w:r>
        <w:rPr>
          <w:rFonts w:hint="eastAsia"/>
        </w:rPr>
        <w:t>、</w:t>
      </w:r>
      <w:r>
        <w:rPr>
          <w:rFonts w:hint="eastAsia"/>
        </w:rPr>
        <w:t>3.3.</w:t>
      </w:r>
      <w:r>
        <w:rPr>
          <w:rFonts w:hint="eastAsia"/>
        </w:rPr>
        <w:t>。。的引子</w:t>
      </w:r>
    </w:p>
    <w:p w14:paraId="521854B9" w14:textId="77777777" w:rsidR="00F54B80" w:rsidRDefault="00F54B80">
      <w:pPr>
        <w:pStyle w:val="a4"/>
        <w:spacing w:after="163"/>
      </w:pPr>
    </w:p>
  </w:comment>
  <w:comment w:id="49" w:author="Zixuan Zhou" w:date="2026-03-27T01:17:00Z" w:initials="ZZ">
    <w:p w14:paraId="7DC09B68" w14:textId="77777777" w:rsidR="00F54B80" w:rsidRDefault="00000000">
      <w:pPr>
        <w:pStyle w:val="a4"/>
        <w:spacing w:after="163"/>
      </w:pPr>
      <w:r>
        <w:rPr>
          <w:rFonts w:hint="eastAsia"/>
        </w:rPr>
        <w:t>关键词体系</w:t>
      </w:r>
      <w:r>
        <w:rPr>
          <w:rFonts w:hint="eastAsia"/>
        </w:rPr>
        <w:t xml:space="preserve"> </w:t>
      </w:r>
      <w:r>
        <w:rPr>
          <w:rFonts w:hint="eastAsia"/>
        </w:rPr>
        <w:t>参考什么文献、研究建立的？是否有效可靠、科学？</w:t>
      </w:r>
    </w:p>
  </w:comment>
  <w:comment w:id="54" w:author="Jason-Z" w:date="2026-04-03T14:27:00Z" w:initials="">
    <w:p w14:paraId="18C20810" w14:textId="77777777" w:rsidR="00F54B80" w:rsidRDefault="00000000">
      <w:pPr>
        <w:pStyle w:val="a4"/>
        <w:spacing w:after="163"/>
      </w:pPr>
      <w:r>
        <w:rPr>
          <w:rFonts w:hint="eastAsia"/>
        </w:rPr>
        <w:t>行业内容成熟？？</w:t>
      </w:r>
    </w:p>
    <w:p w14:paraId="1D826963" w14:textId="77777777" w:rsidR="00F54B80" w:rsidRDefault="00000000">
      <w:pPr>
        <w:pStyle w:val="a4"/>
        <w:spacing w:after="163"/>
      </w:pPr>
      <w:r>
        <w:rPr>
          <w:rFonts w:hint="eastAsia"/>
        </w:rPr>
        <w:t>规避爬取法律弊端字眼</w:t>
      </w:r>
    </w:p>
  </w:comment>
  <w:comment w:id="64" w:author="Jason-Z" w:date="2026-04-03T14:27:00Z" w:initials="">
    <w:p w14:paraId="10FC742E" w14:textId="77777777" w:rsidR="00F54B80" w:rsidRDefault="00000000">
      <w:pPr>
        <w:pStyle w:val="a4"/>
        <w:spacing w:after="163"/>
      </w:pPr>
      <w:r>
        <w:rPr>
          <w:rFonts w:hint="eastAsia"/>
        </w:rPr>
        <w:t>同前文处理</w:t>
      </w:r>
    </w:p>
  </w:comment>
  <w:comment w:id="66" w:author="Jason-Z" w:date="2026-04-03T14:28:00Z" w:initials="">
    <w:p w14:paraId="5D152B8A" w14:textId="77777777" w:rsidR="00F54B80" w:rsidRDefault="00000000">
      <w:pPr>
        <w:pStyle w:val="a4"/>
        <w:spacing w:after="163"/>
      </w:pPr>
      <w:r>
        <w:rPr>
          <w:rFonts w:hint="eastAsia"/>
        </w:rPr>
        <w:t>写本文章内容，不用总结第三章。</w:t>
      </w:r>
    </w:p>
  </w:comment>
  <w:comment w:id="67" w:author="Jason-Z" w:date="2026-04-03T14:29:00Z" w:initials="">
    <w:p w14:paraId="19CDAA99" w14:textId="77777777" w:rsidR="00F54B80" w:rsidRDefault="00000000">
      <w:pPr>
        <w:pStyle w:val="a4"/>
        <w:spacing w:after="163"/>
      </w:pPr>
      <w:r>
        <w:rPr>
          <w:rFonts w:hint="eastAsia"/>
        </w:rPr>
        <w:t>可以将上一段提到的语料库简单放在此处</w:t>
      </w:r>
    </w:p>
  </w:comment>
  <w:comment w:id="71" w:author="Jason-Z" w:date="2026-04-03T14:31:00Z" w:initials="">
    <w:p w14:paraId="3EB8D01A" w14:textId="77777777" w:rsidR="00F54B80" w:rsidRDefault="00000000">
      <w:pPr>
        <w:pStyle w:val="a4"/>
        <w:spacing w:after="163"/>
      </w:pPr>
      <w:r>
        <w:rPr>
          <w:rFonts w:hint="eastAsia"/>
        </w:rPr>
        <w:t>不同主题要有小标题，或者加粗等标记</w:t>
      </w:r>
    </w:p>
  </w:comment>
  <w:comment w:id="75" w:author="Jason-Z" w:date="2026-04-03T14:33:00Z" w:initials="">
    <w:p w14:paraId="51BD9B10" w14:textId="77777777" w:rsidR="00F54B80" w:rsidRDefault="00000000">
      <w:pPr>
        <w:pStyle w:val="a4"/>
        <w:spacing w:after="163"/>
      </w:pPr>
      <w:r>
        <w:rPr>
          <w:rFonts w:hint="eastAsia"/>
        </w:rPr>
        <w:t>文字过多，简要小结即可</w:t>
      </w:r>
    </w:p>
  </w:comment>
  <w:comment w:id="77" w:author="Jason-Z" w:date="2026-04-03T14:33:00Z" w:initials="">
    <w:p w14:paraId="5EB78331" w14:textId="77777777" w:rsidR="00F54B80" w:rsidRDefault="00000000">
      <w:pPr>
        <w:pStyle w:val="a4"/>
        <w:spacing w:after="163"/>
      </w:pPr>
      <w:r>
        <w:rPr>
          <w:rFonts w:hint="eastAsia"/>
        </w:rPr>
        <w:t>同第四章</w:t>
      </w:r>
    </w:p>
  </w:comment>
  <w:comment w:id="82" w:author="Zixuan Zhou" w:date="2026-03-27T01:48:00Z" w:initials="ZZ">
    <w:p w14:paraId="5F84BA68" w14:textId="77777777" w:rsidR="00F54B80" w:rsidRDefault="00000000">
      <w:pPr>
        <w:pStyle w:val="a4"/>
        <w:spacing w:after="163"/>
      </w:pPr>
      <w:r>
        <w:rPr>
          <w:rFonts w:hint="eastAsia"/>
        </w:rPr>
        <w:t>欸什么选择</w:t>
      </w:r>
      <w:r>
        <w:rPr>
          <w:rFonts w:hint="eastAsia"/>
        </w:rPr>
        <w:t xml:space="preserve"> </w:t>
      </w:r>
      <w:r>
        <w:rPr>
          <w:rFonts w:hint="eastAsia"/>
        </w:rPr>
        <w:t>这个模型？理由、参考是什么？</w:t>
      </w:r>
    </w:p>
  </w:comment>
  <w:comment w:id="88" w:author="Zixuan Zhou" w:date="2026-03-27T01:54:00Z" w:initials="ZZ">
    <w:p w14:paraId="0575EE77" w14:textId="77777777" w:rsidR="00F54B80" w:rsidRDefault="00000000">
      <w:pPr>
        <w:pStyle w:val="a4"/>
        <w:spacing w:after="163"/>
      </w:pPr>
      <w:r>
        <w:rPr>
          <w:rFonts w:hint="eastAsia"/>
        </w:rPr>
        <w:t>加入参考文献</w:t>
      </w:r>
    </w:p>
  </w:comment>
  <w:comment w:id="92" w:author="Zixuan Zhou" w:date="2026-03-27T01:57:00Z" w:initials="ZZ">
    <w:p w14:paraId="6C77ADB0" w14:textId="77777777" w:rsidR="00F54B80" w:rsidRDefault="00000000">
      <w:pPr>
        <w:pStyle w:val="a4"/>
        <w:spacing w:after="163"/>
      </w:pPr>
      <w:r>
        <w:rPr>
          <w:rFonts w:hint="eastAsia"/>
        </w:rPr>
        <w:t>加入引用文献</w:t>
      </w:r>
    </w:p>
  </w:comment>
  <w:comment w:id="114" w:author="Jason-Z" w:date="2026-04-03T14:50:00Z" w:initials="">
    <w:p w14:paraId="5F86B400" w14:textId="77777777" w:rsidR="00F54B80" w:rsidRDefault="00000000">
      <w:pPr>
        <w:pStyle w:val="a4"/>
        <w:spacing w:after="163"/>
      </w:pPr>
      <w:r>
        <w:rPr>
          <w:rFonts w:hint="eastAsia"/>
        </w:rPr>
        <w:t>修改题目</w:t>
      </w:r>
    </w:p>
  </w:comment>
  <w:comment w:id="115" w:author="Jason-Z" w:date="2026-04-03T14:59:00Z" w:initials="">
    <w:p w14:paraId="6EB8713B" w14:textId="77777777" w:rsidR="00F54B80" w:rsidRDefault="00000000">
      <w:pPr>
        <w:pStyle w:val="a4"/>
        <w:spacing w:after="163"/>
      </w:pPr>
      <w:r>
        <w:rPr>
          <w:rFonts w:hint="eastAsia"/>
        </w:rPr>
        <w:t>同</w:t>
      </w:r>
      <w:r>
        <w:rPr>
          <w:rFonts w:hint="eastAsia"/>
        </w:rPr>
        <w:t>2.3.4</w:t>
      </w:r>
      <w:r>
        <w:rPr>
          <w:rFonts w:hint="eastAsia"/>
        </w:rPr>
        <w:t>，要有一定的逻辑链，目前标题是相互割裂的。</w:t>
      </w:r>
    </w:p>
  </w:comment>
  <w:comment w:id="116" w:author="Jason-Z" w:date="2026-04-03T15:01:00Z" w:initials="">
    <w:p w14:paraId="5BA741FD" w14:textId="77777777" w:rsidR="00F54B80" w:rsidRDefault="00000000">
      <w:pPr>
        <w:pStyle w:val="a4"/>
        <w:spacing w:after="163"/>
      </w:pPr>
      <w:r>
        <w:rPr>
          <w:rFonts w:hint="eastAsia"/>
        </w:rPr>
        <w:t>同</w:t>
      </w:r>
      <w:r>
        <w:rPr>
          <w:rFonts w:hint="eastAsia"/>
        </w:rPr>
        <w:t>2.3.4,</w:t>
      </w:r>
      <w:r>
        <w:rPr>
          <w:rFonts w:hint="eastAsia"/>
        </w:rPr>
        <w:t>段落长篇大论，都是文字，建议可适当加粗标出本段主题，或者有</w:t>
      </w:r>
      <w:r>
        <w:rPr>
          <w:rFonts w:hint="eastAsia"/>
        </w:rPr>
        <w:t>2-3</w:t>
      </w:r>
      <w:r>
        <w:rPr>
          <w:rFonts w:hint="eastAsia"/>
        </w:rPr>
        <w:t>个小标题。两种方式均可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55AFFA" w15:done="0"/>
  <w15:commentEx w15:paraId="47A188FF" w15:done="0"/>
  <w15:commentEx w15:paraId="1E601A2B" w15:done="0"/>
  <w15:commentEx w15:paraId="68FF270D" w15:done="0"/>
  <w15:commentEx w15:paraId="497874FE" w15:done="0"/>
  <w15:commentEx w15:paraId="521854B9" w15:done="0"/>
  <w15:commentEx w15:paraId="7DC09B68" w15:done="0"/>
  <w15:commentEx w15:paraId="1D826963" w15:done="0"/>
  <w15:commentEx w15:paraId="10FC742E" w15:done="0"/>
  <w15:commentEx w15:paraId="5D152B8A" w15:done="0"/>
  <w15:commentEx w15:paraId="19CDAA99" w15:done="0"/>
  <w15:commentEx w15:paraId="3EB8D01A" w15:done="0"/>
  <w15:commentEx w15:paraId="51BD9B10" w15:done="0"/>
  <w15:commentEx w15:paraId="5EB78331" w15:done="0"/>
  <w15:commentEx w15:paraId="5F84BA68" w15:done="0"/>
  <w15:commentEx w15:paraId="0575EE77" w15:done="0"/>
  <w15:commentEx w15:paraId="6C77ADB0" w15:done="0"/>
  <w15:commentEx w15:paraId="5F86B400" w15:done="0"/>
  <w15:commentEx w15:paraId="6EB8713B" w15:done="0"/>
  <w15:commentEx w15:paraId="5BA741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55AFFA" w16cid:durableId="2855AFFA"/>
  <w16cid:commentId w16cid:paraId="47A188FF" w16cid:durableId="47A188FF"/>
  <w16cid:commentId w16cid:paraId="1E601A2B" w16cid:durableId="1E601A2B"/>
  <w16cid:commentId w16cid:paraId="68FF270D" w16cid:durableId="68FF270D"/>
  <w16cid:commentId w16cid:paraId="497874FE" w16cid:durableId="497874FE"/>
  <w16cid:commentId w16cid:paraId="521854B9" w16cid:durableId="521854B9"/>
  <w16cid:commentId w16cid:paraId="7DC09B68" w16cid:durableId="7DC09B68"/>
  <w16cid:commentId w16cid:paraId="1D826963" w16cid:durableId="1D826963"/>
  <w16cid:commentId w16cid:paraId="10FC742E" w16cid:durableId="10FC742E"/>
  <w16cid:commentId w16cid:paraId="5D152B8A" w16cid:durableId="5D152B8A"/>
  <w16cid:commentId w16cid:paraId="19CDAA99" w16cid:durableId="19CDAA99"/>
  <w16cid:commentId w16cid:paraId="3EB8D01A" w16cid:durableId="3EB8D01A"/>
  <w16cid:commentId w16cid:paraId="51BD9B10" w16cid:durableId="51BD9B10"/>
  <w16cid:commentId w16cid:paraId="5EB78331" w16cid:durableId="5EB78331"/>
  <w16cid:commentId w16cid:paraId="5F84BA68" w16cid:durableId="5F84BA68"/>
  <w16cid:commentId w16cid:paraId="0575EE77" w16cid:durableId="0575EE77"/>
  <w16cid:commentId w16cid:paraId="6C77ADB0" w16cid:durableId="6C77ADB0"/>
  <w16cid:commentId w16cid:paraId="5F86B400" w16cid:durableId="5F86B400"/>
  <w16cid:commentId w16cid:paraId="6EB8713B" w16cid:durableId="6EB8713B"/>
  <w16cid:commentId w16cid:paraId="5BA741FD" w16cid:durableId="5BA741FD"/>
</w16cid:commentsIds>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ED699" w14:textId="77777777" w:rsidR="00E51F9A" w:rsidRDefault="00E51F9A">
      <w:pPr>
        <w:spacing w:after="120"/>
      </w:pPr>
    </w:p>
  </w:endnote>
  <w:endnote w:type="continuationSeparator" w:id="0">
    <w:p w14:paraId="6C81AC24" w14:textId="77777777" w:rsidR="00E51F9A" w:rsidRDefault="00E51F9A">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000000">
        <w:pPr>
          <w:pStyle w:val="aa"/>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a"/>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000000">
        <w:pPr>
          <w:pStyle w:val="aa"/>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a"/>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a"/>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AutoText"/>
      </w:docPartObj>
    </w:sdtPr>
    <w:sdtContent>
      <w:p w14:paraId="129D42E7" w14:textId="77777777" w:rsidR="00F54B80" w:rsidRDefault="00000000">
        <w:pPr>
          <w:pStyle w:val="aa"/>
          <w:spacing w:after="12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2</w:t>
        </w:r>
        <w:r>
          <w:rPr>
            <w:rFonts w:cs="Times New Roman"/>
          </w:rPr>
          <w:fldChar w:fldCharType="end"/>
        </w:r>
      </w:p>
    </w:sdtContent>
  </w:sdt>
  <w:p w14:paraId="361C519D" w14:textId="77777777" w:rsidR="00F54B80" w:rsidRDefault="00F54B80">
    <w:pPr>
      <w:pStyle w:val="aa"/>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3D2B5" w14:textId="77777777" w:rsidR="00E51F9A" w:rsidRDefault="00E51F9A">
      <w:pPr>
        <w:spacing w:after="120"/>
      </w:pPr>
    </w:p>
  </w:footnote>
  <w:footnote w:type="continuationSeparator" w:id="0">
    <w:p w14:paraId="291165E5" w14:textId="77777777" w:rsidR="00E51F9A" w:rsidRDefault="00E51F9A">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000000">
    <w:pPr>
      <w:pStyle w:val="ac"/>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000000">
    <w:pPr>
      <w:pStyle w:val="ac"/>
      <w:spacing w:after="120"/>
      <w:jc w:val="left"/>
      <w:rPr>
        <w:rFonts w:ascii="仿宋" w:eastAsia="仿宋" w:hAnsi="仿宋" w:hint="eastAsia"/>
        <w:b/>
        <w:bCs/>
        <w:sz w:val="21"/>
        <w:szCs w:val="21"/>
      </w:rPr>
    </w:pPr>
    <w:r>
      <w:rPr>
        <w:rFonts w:ascii="仿宋" w:eastAsia="仿宋" w:hAnsi="仿宋" w:hint="eastAsia"/>
        <w:b/>
        <w:bCs/>
        <w:sz w:val="21"/>
        <w:szCs w:val="21"/>
      </w:rPr>
      <w:t>远程医疗</w:t>
    </w:r>
    <w:proofErr w:type="gramStart"/>
    <w:r>
      <w:rPr>
        <w:rFonts w:ascii="仿宋" w:eastAsia="仿宋" w:hAnsi="仿宋" w:hint="eastAsia"/>
        <w:b/>
        <w:bCs/>
        <w:sz w:val="21"/>
        <w:szCs w:val="21"/>
      </w:rPr>
      <w:t>课程结课论文</w:t>
    </w:r>
    <w:proofErr w:type="gramEnd"/>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c"/>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c"/>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77777777" w:rsidR="00F54B80" w:rsidRDefault="00000000">
    <w:pPr>
      <w:pStyle w:val="ac"/>
      <w:pBdr>
        <w:bottom w:val="single" w:sz="4" w:space="1" w:color="auto"/>
      </w:pBdr>
      <w:spacing w:after="120"/>
      <w:rPr>
        <w:rFonts w:ascii="宋体" w:hAnsi="宋体" w:hint="eastAsia"/>
        <w:b/>
        <w:bCs/>
        <w:sz w:val="21"/>
        <w:szCs w:val="21"/>
      </w:rPr>
    </w:pPr>
    <w:r>
      <w:rPr>
        <w:rFonts w:ascii="宋体" w:hAnsi="宋体" w:hint="eastAsia"/>
        <w:b/>
        <w:bCs/>
        <w:sz w:val="21"/>
        <w:szCs w:val="21"/>
      </w:rPr>
      <w:t xml:space="preserve">摘 </w:t>
    </w:r>
    <w:r>
      <w:rPr>
        <w:rFonts w:ascii="宋体" w:hAnsi="宋体" w:hint="eastAsia"/>
        <w:b/>
        <w:bCs/>
        <w:sz w:val="21"/>
        <w:szCs w:val="21"/>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Default="00000000">
    <w:pPr>
      <w:pStyle w:val="ac"/>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52C7" w14:textId="77777777" w:rsidR="00F54B80" w:rsidRDefault="00000000">
    <w:pPr>
      <w:pStyle w:val="ac"/>
      <w:pBdr>
        <w:bottom w:val="single" w:sz="6" w:space="1" w:color="auto"/>
      </w:pBdr>
      <w:spacing w:after="120"/>
      <w:rPr>
        <w:rFonts w:ascii="宋体" w:hAnsi="宋体" w:hint="eastAsia"/>
        <w:sz w:val="21"/>
        <w:szCs w:val="21"/>
      </w:rPr>
    </w:pPr>
    <w:r>
      <w:rPr>
        <w:rFonts w:ascii="宋体" w:hAnsi="宋体" w:hint="eastAsia"/>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81C0" w14:textId="77777777" w:rsidR="00F54B80" w:rsidRDefault="00000000">
    <w:pPr>
      <w:pStyle w:val="ac"/>
      <w:pBdr>
        <w:bottom w:val="single" w:sz="4" w:space="1" w:color="auto"/>
      </w:pBdr>
      <w:spacing w:after="120"/>
      <w:rPr>
        <w:rFonts w:ascii="宋体" w:hAnsi="宋体" w:hint="eastAsia"/>
        <w:sz w:val="21"/>
        <w:szCs w:val="21"/>
      </w:rPr>
    </w:pPr>
    <w:r>
      <w:rPr>
        <w:rFonts w:ascii="宋体" w:hAnsi="宋体" w:hint="eastAsia"/>
        <w:sz w:val="21"/>
        <w:szCs w:val="21"/>
      </w:rPr>
      <w:t>目  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77777777" w:rsidR="00F54B80" w:rsidRDefault="00000000">
    <w:pPr>
      <w:pStyle w:val="ac"/>
      <w:pBdr>
        <w:bottom w:val="single" w:sz="6" w:space="1" w:color="auto"/>
      </w:pBdr>
      <w:spacing w:after="120"/>
      <w:rPr>
        <w:rFonts w:ascii="宋体" w:hAnsi="宋体" w:hint="eastAsia"/>
        <w:sz w:val="21"/>
        <w:szCs w:val="21"/>
      </w:rPr>
    </w:pPr>
    <w:r>
      <w:rPr>
        <w:rFonts w:ascii="宋体" w:hAnsi="宋体" w:hint="eastAsia"/>
        <w:sz w:val="21"/>
        <w:szCs w:val="21"/>
      </w:rPr>
      <w:t>基于大语言模型的社交媒体青少年生殖健康评论分类分析与问答生成研究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77777777" w:rsidR="00F54B80" w:rsidRDefault="00000000">
    <w:pPr>
      <w:pStyle w:val="ac"/>
      <w:pBdr>
        <w:bottom w:val="single" w:sz="4" w:space="1" w:color="auto"/>
      </w:pBdr>
      <w:spacing w:afterLines="0" w:after="0"/>
    </w:pPr>
    <w:r>
      <w:rPr>
        <w:rFonts w:ascii="宋体" w:hAnsi="宋体" w:hint="eastAsia"/>
        <w:sz w:val="21"/>
        <w:szCs w:val="21"/>
      </w:rPr>
      <w:t>第1</w:t>
    </w:r>
    <w:r>
      <w:rPr>
        <w:rFonts w:ascii="宋体" w:hAnsi="宋体" w:hint="eastAsia"/>
        <w:sz w:val="21"/>
        <w:szCs w:val="21"/>
      </w:rPr>
      <w:t>章 绪论</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7777777" w:rsidR="00F54B80" w:rsidRDefault="00000000">
    <w:pPr>
      <w:pStyle w:val="ac"/>
      <w:pBdr>
        <w:bottom w:val="single" w:sz="4" w:space="1" w:color="auto"/>
      </w:pBdr>
      <w:spacing w:afterLines="0" w:after="0"/>
    </w:pPr>
    <w:r>
      <w:rPr>
        <w:rFonts w:ascii="宋体" w:hAnsi="宋体" w:hint="eastAsia"/>
        <w:sz w:val="21"/>
        <w:szCs w:val="21"/>
      </w:rPr>
      <w:t>第 2 章 相关理论与关键技术</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77777777" w:rsidR="00F54B80" w:rsidRDefault="00000000">
    <w:pPr>
      <w:pStyle w:val="ac"/>
      <w:pBdr>
        <w:bottom w:val="single" w:sz="4" w:space="1" w:color="auto"/>
      </w:pBdr>
      <w:spacing w:afterLines="0" w:after="0"/>
    </w:pPr>
    <w:r>
      <w:rPr>
        <w:rFonts w:ascii="宋体" w:hAnsi="宋体" w:hint="eastAsia"/>
        <w:sz w:val="21"/>
        <w:szCs w:val="21"/>
      </w:rPr>
      <w:t>第 3 章 数据来源与研究方法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77777777" w:rsidR="00F54B80" w:rsidRDefault="00000000">
    <w:pPr>
      <w:pStyle w:val="ac"/>
      <w:pBdr>
        <w:bottom w:val="single" w:sz="4" w:space="1" w:color="auto"/>
      </w:pBdr>
      <w:spacing w:afterLines="0" w:after="0"/>
    </w:pPr>
    <w:r>
      <w:rPr>
        <w:rFonts w:ascii="宋体" w:hAnsi="宋体" w:hint="eastAsia"/>
        <w:sz w:val="21"/>
        <w:szCs w:val="21"/>
      </w:rPr>
      <w:t>第 4 章 社交媒体青少年生殖健康评论的问题分类分析</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77777777" w:rsidR="00F54B80" w:rsidRDefault="00000000">
    <w:pPr>
      <w:pStyle w:val="ac"/>
      <w:pBdr>
        <w:bottom w:val="single" w:sz="4" w:space="1" w:color="auto"/>
      </w:pBdr>
      <w:spacing w:afterLines="0" w:after="0"/>
    </w:pPr>
    <w:r>
      <w:rPr>
        <w:rFonts w:ascii="宋体" w:hAnsi="宋体" w:hint="eastAsia"/>
        <w:sz w:val="21"/>
        <w:szCs w:val="21"/>
      </w:rPr>
      <w:t>第 5 章 基于大语言模型的问题规范化与问答数据集构建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77777777" w:rsidR="00F54B80" w:rsidRDefault="00000000">
    <w:pPr>
      <w:pStyle w:val="ac"/>
      <w:pBdr>
        <w:bottom w:val="single" w:sz="4" w:space="1" w:color="auto"/>
      </w:pBdr>
      <w:spacing w:afterLines="0" w:after="0"/>
    </w:pPr>
    <w:r>
      <w:rPr>
        <w:rFonts w:ascii="宋体" w:hAnsi="宋体" w:hint="eastAsia"/>
        <w:sz w:val="21"/>
        <w:szCs w:val="21"/>
      </w:rPr>
      <w:t>第 6 章 领域大语言模型微调与效果评估</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77777777" w:rsidR="00F54B80" w:rsidRDefault="00000000">
    <w:pPr>
      <w:pStyle w:val="ac"/>
      <w:pBdr>
        <w:bottom w:val="single" w:sz="4" w:space="1" w:color="auto"/>
      </w:pBdr>
      <w:spacing w:afterLines="0" w:after="0"/>
    </w:pPr>
    <w:r>
      <w:rPr>
        <w:rFonts w:ascii="宋体" w:hAnsi="宋体" w:hint="eastAsia"/>
        <w:sz w:val="21"/>
        <w:szCs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CD543F9"/>
    <w:multiLevelType w:val="multilevel"/>
    <w:tmpl w:val="1CD543F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1EF13945"/>
    <w:multiLevelType w:val="multilevel"/>
    <w:tmpl w:val="1EF1394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9"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41A63644"/>
    <w:multiLevelType w:val="multilevel"/>
    <w:tmpl w:val="41A6364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3"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4"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5"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6"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8" w15:restartNumberingAfterBreak="0">
    <w:nsid w:val="62471331"/>
    <w:multiLevelType w:val="multilevel"/>
    <w:tmpl w:val="62471331"/>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9"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6EB90902"/>
    <w:multiLevelType w:val="multilevel"/>
    <w:tmpl w:val="6EB90902"/>
    <w:lvl w:ilvl="0">
      <w:start w:val="1"/>
      <w:numFmt w:val="decimal"/>
      <w:pStyle w:val="1"/>
      <w:suff w:val="space"/>
      <w:lvlText w:val="第%1章"/>
      <w:lvlJc w:val="left"/>
      <w:pPr>
        <w:ind w:left="284"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72A87618"/>
    <w:multiLevelType w:val="multilevel"/>
    <w:tmpl w:val="72A8761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74A2421B"/>
    <w:multiLevelType w:val="multilevel"/>
    <w:tmpl w:val="74A2421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3"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4"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25"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6"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20"/>
  </w:num>
  <w:num w:numId="2" w16cid:durableId="510098688">
    <w:abstractNumId w:val="14"/>
  </w:num>
  <w:num w:numId="3" w16cid:durableId="1538272877">
    <w:abstractNumId w:val="26"/>
  </w:num>
  <w:num w:numId="4" w16cid:durableId="1993833232">
    <w:abstractNumId w:val="19"/>
  </w:num>
  <w:num w:numId="5" w16cid:durableId="2074885604">
    <w:abstractNumId w:val="21"/>
  </w:num>
  <w:num w:numId="6" w16cid:durableId="1226143126">
    <w:abstractNumId w:val="16"/>
  </w:num>
  <w:num w:numId="7" w16cid:durableId="2121560228">
    <w:abstractNumId w:val="4"/>
  </w:num>
  <w:num w:numId="8" w16cid:durableId="536505047">
    <w:abstractNumId w:val="10"/>
  </w:num>
  <w:num w:numId="9" w16cid:durableId="1980498960">
    <w:abstractNumId w:val="18"/>
  </w:num>
  <w:num w:numId="10" w16cid:durableId="1414863313">
    <w:abstractNumId w:val="22"/>
  </w:num>
  <w:num w:numId="11" w16cid:durableId="296959003">
    <w:abstractNumId w:val="15"/>
  </w:num>
  <w:num w:numId="12" w16cid:durableId="613638513">
    <w:abstractNumId w:val="25"/>
  </w:num>
  <w:num w:numId="13" w16cid:durableId="487941442">
    <w:abstractNumId w:val="5"/>
  </w:num>
  <w:num w:numId="14" w16cid:durableId="300155039">
    <w:abstractNumId w:val="17"/>
  </w:num>
  <w:num w:numId="15" w16cid:durableId="1757628297">
    <w:abstractNumId w:val="0"/>
  </w:num>
  <w:num w:numId="16" w16cid:durableId="1974677820">
    <w:abstractNumId w:val="2"/>
  </w:num>
  <w:num w:numId="17" w16cid:durableId="2107378589">
    <w:abstractNumId w:val="11"/>
  </w:num>
  <w:num w:numId="18" w16cid:durableId="2045595412">
    <w:abstractNumId w:val="1"/>
  </w:num>
  <w:num w:numId="19" w16cid:durableId="2145200330">
    <w:abstractNumId w:val="3"/>
  </w:num>
  <w:num w:numId="20" w16cid:durableId="854659154">
    <w:abstractNumId w:val="8"/>
  </w:num>
  <w:num w:numId="21" w16cid:durableId="771515175">
    <w:abstractNumId w:val="7"/>
  </w:num>
  <w:num w:numId="22" w16cid:durableId="124549339">
    <w:abstractNumId w:val="9"/>
  </w:num>
  <w:num w:numId="23" w16cid:durableId="213078453">
    <w:abstractNumId w:val="6"/>
  </w:num>
  <w:num w:numId="24" w16cid:durableId="1906800319">
    <w:abstractNumId w:val="23"/>
  </w:num>
  <w:num w:numId="25" w16cid:durableId="1183668430">
    <w:abstractNumId w:val="12"/>
  </w:num>
  <w:num w:numId="26" w16cid:durableId="1720393854">
    <w:abstractNumId w:val="13"/>
  </w:num>
  <w:num w:numId="27" w16cid:durableId="1696928268">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trackRevisions/>
  <w:defaultTabStop w:val="480"/>
  <w:evenAndOddHeaders/>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1426A"/>
    <w:rsid w:val="00023F28"/>
    <w:rsid w:val="00043C67"/>
    <w:rsid w:val="000460C1"/>
    <w:rsid w:val="00051194"/>
    <w:rsid w:val="000517CF"/>
    <w:rsid w:val="00054BDD"/>
    <w:rsid w:val="00086538"/>
    <w:rsid w:val="00094C90"/>
    <w:rsid w:val="000A3858"/>
    <w:rsid w:val="000D0615"/>
    <w:rsid w:val="000D5953"/>
    <w:rsid w:val="000E28E5"/>
    <w:rsid w:val="000E573C"/>
    <w:rsid w:val="000F2BF8"/>
    <w:rsid w:val="00104D8C"/>
    <w:rsid w:val="00121F8C"/>
    <w:rsid w:val="001273FC"/>
    <w:rsid w:val="00137B2B"/>
    <w:rsid w:val="00142051"/>
    <w:rsid w:val="00145E14"/>
    <w:rsid w:val="001740C8"/>
    <w:rsid w:val="00177D7F"/>
    <w:rsid w:val="001926DA"/>
    <w:rsid w:val="00192C5F"/>
    <w:rsid w:val="00221160"/>
    <w:rsid w:val="0022787E"/>
    <w:rsid w:val="00247EBB"/>
    <w:rsid w:val="0025724C"/>
    <w:rsid w:val="002927B6"/>
    <w:rsid w:val="002933F2"/>
    <w:rsid w:val="00297C21"/>
    <w:rsid w:val="002A619B"/>
    <w:rsid w:val="002A7E87"/>
    <w:rsid w:val="002B28BD"/>
    <w:rsid w:val="002B315B"/>
    <w:rsid w:val="002B4F28"/>
    <w:rsid w:val="002B7641"/>
    <w:rsid w:val="002C2FFD"/>
    <w:rsid w:val="002E6692"/>
    <w:rsid w:val="002F37C8"/>
    <w:rsid w:val="0030105B"/>
    <w:rsid w:val="0030146B"/>
    <w:rsid w:val="003025ED"/>
    <w:rsid w:val="00302BE6"/>
    <w:rsid w:val="0030711B"/>
    <w:rsid w:val="0031489E"/>
    <w:rsid w:val="00317928"/>
    <w:rsid w:val="00320ABD"/>
    <w:rsid w:val="00326214"/>
    <w:rsid w:val="00330848"/>
    <w:rsid w:val="00336FD2"/>
    <w:rsid w:val="00342EEF"/>
    <w:rsid w:val="00363A47"/>
    <w:rsid w:val="00365C86"/>
    <w:rsid w:val="003820FF"/>
    <w:rsid w:val="003A06CC"/>
    <w:rsid w:val="003A5037"/>
    <w:rsid w:val="003A6227"/>
    <w:rsid w:val="003A6BF3"/>
    <w:rsid w:val="003D75AD"/>
    <w:rsid w:val="003E28B3"/>
    <w:rsid w:val="003E72ED"/>
    <w:rsid w:val="003F57AD"/>
    <w:rsid w:val="003F7E8D"/>
    <w:rsid w:val="00416BFA"/>
    <w:rsid w:val="00421CAA"/>
    <w:rsid w:val="004336F0"/>
    <w:rsid w:val="004342D9"/>
    <w:rsid w:val="00447B1B"/>
    <w:rsid w:val="004502FF"/>
    <w:rsid w:val="00462919"/>
    <w:rsid w:val="00473E03"/>
    <w:rsid w:val="00482A4C"/>
    <w:rsid w:val="004914A3"/>
    <w:rsid w:val="004B663F"/>
    <w:rsid w:val="004D0495"/>
    <w:rsid w:val="004D30BB"/>
    <w:rsid w:val="004E5D18"/>
    <w:rsid w:val="004E72DA"/>
    <w:rsid w:val="005107F8"/>
    <w:rsid w:val="00525FB2"/>
    <w:rsid w:val="00531295"/>
    <w:rsid w:val="00531E57"/>
    <w:rsid w:val="0054109A"/>
    <w:rsid w:val="00552782"/>
    <w:rsid w:val="00552AF0"/>
    <w:rsid w:val="005573FE"/>
    <w:rsid w:val="005577A7"/>
    <w:rsid w:val="0056201E"/>
    <w:rsid w:val="00562ED3"/>
    <w:rsid w:val="0057227D"/>
    <w:rsid w:val="00574DBD"/>
    <w:rsid w:val="005856A6"/>
    <w:rsid w:val="005A4719"/>
    <w:rsid w:val="005B1106"/>
    <w:rsid w:val="005C6FE4"/>
    <w:rsid w:val="005F4AD1"/>
    <w:rsid w:val="005F615D"/>
    <w:rsid w:val="00607DA6"/>
    <w:rsid w:val="0064635A"/>
    <w:rsid w:val="006541E9"/>
    <w:rsid w:val="00655F83"/>
    <w:rsid w:val="0065763E"/>
    <w:rsid w:val="00661869"/>
    <w:rsid w:val="006631C3"/>
    <w:rsid w:val="006978C0"/>
    <w:rsid w:val="006C163B"/>
    <w:rsid w:val="00703E23"/>
    <w:rsid w:val="007067C8"/>
    <w:rsid w:val="00707054"/>
    <w:rsid w:val="00724B14"/>
    <w:rsid w:val="00727C53"/>
    <w:rsid w:val="00732DFC"/>
    <w:rsid w:val="00751A3B"/>
    <w:rsid w:val="00752C05"/>
    <w:rsid w:val="00755D43"/>
    <w:rsid w:val="007A4FBA"/>
    <w:rsid w:val="007B3B9D"/>
    <w:rsid w:val="007B6240"/>
    <w:rsid w:val="007C1CDB"/>
    <w:rsid w:val="007D6C2A"/>
    <w:rsid w:val="007E1348"/>
    <w:rsid w:val="007F6912"/>
    <w:rsid w:val="007F73C5"/>
    <w:rsid w:val="0082141B"/>
    <w:rsid w:val="00845652"/>
    <w:rsid w:val="00850ECA"/>
    <w:rsid w:val="00854EF1"/>
    <w:rsid w:val="00855DF7"/>
    <w:rsid w:val="008622A8"/>
    <w:rsid w:val="0086567E"/>
    <w:rsid w:val="008A0C8F"/>
    <w:rsid w:val="008A506C"/>
    <w:rsid w:val="008C1747"/>
    <w:rsid w:val="008C7B8B"/>
    <w:rsid w:val="008E33FD"/>
    <w:rsid w:val="008F12A5"/>
    <w:rsid w:val="008F5BC5"/>
    <w:rsid w:val="0092601D"/>
    <w:rsid w:val="00943FF2"/>
    <w:rsid w:val="00964DD7"/>
    <w:rsid w:val="00981266"/>
    <w:rsid w:val="0099209E"/>
    <w:rsid w:val="00994223"/>
    <w:rsid w:val="009A0FFB"/>
    <w:rsid w:val="009B2D93"/>
    <w:rsid w:val="009D3857"/>
    <w:rsid w:val="009D4947"/>
    <w:rsid w:val="009E115B"/>
    <w:rsid w:val="009E7DCA"/>
    <w:rsid w:val="00A02BFE"/>
    <w:rsid w:val="00A2026F"/>
    <w:rsid w:val="00A30120"/>
    <w:rsid w:val="00A41447"/>
    <w:rsid w:val="00A43C5D"/>
    <w:rsid w:val="00A54EEF"/>
    <w:rsid w:val="00A574A0"/>
    <w:rsid w:val="00A87AD6"/>
    <w:rsid w:val="00A91269"/>
    <w:rsid w:val="00AA2EF8"/>
    <w:rsid w:val="00AB19A6"/>
    <w:rsid w:val="00AC0283"/>
    <w:rsid w:val="00AC06CE"/>
    <w:rsid w:val="00AD093D"/>
    <w:rsid w:val="00AE1386"/>
    <w:rsid w:val="00AF77B4"/>
    <w:rsid w:val="00B066D9"/>
    <w:rsid w:val="00B16CEE"/>
    <w:rsid w:val="00B2548D"/>
    <w:rsid w:val="00B4501F"/>
    <w:rsid w:val="00B62A66"/>
    <w:rsid w:val="00B76D78"/>
    <w:rsid w:val="00B849D5"/>
    <w:rsid w:val="00B92C49"/>
    <w:rsid w:val="00BA4306"/>
    <w:rsid w:val="00BB6B0E"/>
    <w:rsid w:val="00BC4D7A"/>
    <w:rsid w:val="00BE3E2F"/>
    <w:rsid w:val="00BF25AC"/>
    <w:rsid w:val="00C36E69"/>
    <w:rsid w:val="00C3724E"/>
    <w:rsid w:val="00C467B9"/>
    <w:rsid w:val="00C52C47"/>
    <w:rsid w:val="00C57835"/>
    <w:rsid w:val="00C71CFA"/>
    <w:rsid w:val="00C85DDF"/>
    <w:rsid w:val="00C96FC9"/>
    <w:rsid w:val="00CA6985"/>
    <w:rsid w:val="00CB0A6E"/>
    <w:rsid w:val="00CC5D70"/>
    <w:rsid w:val="00CD0C7E"/>
    <w:rsid w:val="00CD1D72"/>
    <w:rsid w:val="00CD6905"/>
    <w:rsid w:val="00CE42A6"/>
    <w:rsid w:val="00CF173D"/>
    <w:rsid w:val="00D113E1"/>
    <w:rsid w:val="00D1578C"/>
    <w:rsid w:val="00D35494"/>
    <w:rsid w:val="00D35808"/>
    <w:rsid w:val="00D43040"/>
    <w:rsid w:val="00D47A60"/>
    <w:rsid w:val="00D566FF"/>
    <w:rsid w:val="00D676DE"/>
    <w:rsid w:val="00D74024"/>
    <w:rsid w:val="00D92A80"/>
    <w:rsid w:val="00D94468"/>
    <w:rsid w:val="00DB2721"/>
    <w:rsid w:val="00DB4938"/>
    <w:rsid w:val="00DC0A26"/>
    <w:rsid w:val="00DD0748"/>
    <w:rsid w:val="00DD6583"/>
    <w:rsid w:val="00E0014F"/>
    <w:rsid w:val="00E02844"/>
    <w:rsid w:val="00E037A2"/>
    <w:rsid w:val="00E11346"/>
    <w:rsid w:val="00E159CB"/>
    <w:rsid w:val="00E23EBF"/>
    <w:rsid w:val="00E25E49"/>
    <w:rsid w:val="00E26ABE"/>
    <w:rsid w:val="00E309E7"/>
    <w:rsid w:val="00E31F65"/>
    <w:rsid w:val="00E35AF7"/>
    <w:rsid w:val="00E51C0F"/>
    <w:rsid w:val="00E51F9A"/>
    <w:rsid w:val="00E67BEF"/>
    <w:rsid w:val="00E7682C"/>
    <w:rsid w:val="00E77A7C"/>
    <w:rsid w:val="00E844C6"/>
    <w:rsid w:val="00E95733"/>
    <w:rsid w:val="00E96A0D"/>
    <w:rsid w:val="00EB06C8"/>
    <w:rsid w:val="00EB4720"/>
    <w:rsid w:val="00ED2AA2"/>
    <w:rsid w:val="00EE1E92"/>
    <w:rsid w:val="00EE547D"/>
    <w:rsid w:val="00EE57F3"/>
    <w:rsid w:val="00EF4533"/>
    <w:rsid w:val="00F04A9C"/>
    <w:rsid w:val="00F1037B"/>
    <w:rsid w:val="00F16B86"/>
    <w:rsid w:val="00F232F9"/>
    <w:rsid w:val="00F469B8"/>
    <w:rsid w:val="00F5271F"/>
    <w:rsid w:val="00F54B80"/>
    <w:rsid w:val="00F6390E"/>
    <w:rsid w:val="00F656DE"/>
    <w:rsid w:val="00F93C22"/>
    <w:rsid w:val="00FA4DCF"/>
    <w:rsid w:val="00FB5237"/>
    <w:rsid w:val="00FC0495"/>
    <w:rsid w:val="00FD157C"/>
    <w:rsid w:val="00FE5413"/>
    <w:rsid w:val="00FE6674"/>
    <w:rsid w:val="00FE6C28"/>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C4D59D7"/>
  <w15:docId w15:val="{F69268D9-6D1C-453C-9944-5B3CF628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spacing w:afterLines="50" w:after="50"/>
      <w:jc w:val="both"/>
    </w:pPr>
    <w:rPr>
      <w:kern w:val="2"/>
      <w:sz w:val="24"/>
      <w:szCs w:val="22"/>
    </w:rPr>
  </w:style>
  <w:style w:type="paragraph" w:styleId="1">
    <w:name w:val="heading 1"/>
    <w:basedOn w:val="a"/>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pPr>
      <w:keepNext/>
      <w:keepLines/>
      <w:numPr>
        <w:ilvl w:val="2"/>
        <w:numId w:val="1"/>
      </w:numPr>
      <w:snapToGrid w:val="0"/>
      <w:spacing w:beforeLines="50" w:before="50" w:afterLines="0" w:after="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z">
    <w:name w:val="正文alt+z"/>
    <w:basedOn w:val="a"/>
    <w:link w:val="altz0"/>
    <w:qFormat/>
    <w:pPr>
      <w:snapToGrid w:val="0"/>
      <w:spacing w:afterLines="0" w:after="0" w:line="400" w:lineRule="exact"/>
      <w:ind w:firstLineChars="200" w:firstLine="200"/>
    </w:pPr>
  </w:style>
  <w:style w:type="paragraph" w:styleId="TOC7">
    <w:name w:val="toc 7"/>
    <w:basedOn w:val="a"/>
    <w:next w:val="a"/>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pPr>
      <w:jc w:val="left"/>
    </w:pPr>
  </w:style>
  <w:style w:type="paragraph" w:styleId="a6">
    <w:name w:val="Body Text"/>
    <w:basedOn w:val="a"/>
    <w:link w:val="a7"/>
    <w:uiPriority w:val="99"/>
    <w:semiHidden/>
    <w:unhideWhenUsed/>
    <w:pPr>
      <w:spacing w:after="120"/>
    </w:pPr>
  </w:style>
  <w:style w:type="paragraph" w:styleId="TOC5">
    <w:name w:val="toc 5"/>
    <w:basedOn w:val="a"/>
    <w:next w:val="a"/>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
    <w:next w:val="a"/>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
    <w:next w:val="a"/>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8">
    <w:name w:val="endnote text"/>
    <w:basedOn w:val="a"/>
    <w:link w:val="a9"/>
    <w:uiPriority w:val="99"/>
    <w:semiHidden/>
    <w:unhideWhenUsed/>
    <w:pPr>
      <w:snapToGrid w:val="0"/>
      <w:jc w:val="left"/>
    </w:pPr>
  </w:style>
  <w:style w:type="paragraph" w:styleId="aa">
    <w:name w:val="footer"/>
    <w:basedOn w:val="a"/>
    <w:link w:val="ab"/>
    <w:uiPriority w:val="99"/>
    <w:unhideWhenUsed/>
    <w:pPr>
      <w:tabs>
        <w:tab w:val="center" w:pos="4153"/>
        <w:tab w:val="right" w:pos="8306"/>
      </w:tabs>
      <w:snapToGrid w:val="0"/>
      <w:jc w:val="left"/>
    </w:pPr>
    <w:rPr>
      <w:sz w:val="18"/>
      <w:szCs w:val="18"/>
    </w:rPr>
  </w:style>
  <w:style w:type="paragraph" w:styleId="ac">
    <w:name w:val="header"/>
    <w:basedOn w:val="a"/>
    <w:link w:val="ad"/>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dot" w:pos="8493"/>
      </w:tabs>
      <w:snapToGrid w:val="0"/>
      <w:spacing w:afterLines="0" w:after="0"/>
    </w:pPr>
  </w:style>
  <w:style w:type="paragraph" w:styleId="TOC4">
    <w:name w:val="toc 4"/>
    <w:basedOn w:val="a"/>
    <w:next w:val="a"/>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e">
    <w:name w:val="Subtitle"/>
    <w:basedOn w:val="a"/>
    <w:next w:val="a"/>
    <w:link w:val="af"/>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
    <w:next w:val="a"/>
    <w:autoRedefine/>
    <w:uiPriority w:val="39"/>
    <w:unhideWhenUsed/>
    <w:pPr>
      <w:tabs>
        <w:tab w:val="right" w:leader="dot" w:pos="8493"/>
      </w:tabs>
      <w:wordWrap/>
      <w:snapToGrid w:val="0"/>
      <w:spacing w:afterLines="0" w:after="0"/>
      <w:ind w:leftChars="200" w:left="480"/>
    </w:pPr>
  </w:style>
  <w:style w:type="paragraph" w:styleId="TOC9">
    <w:name w:val="toc 9"/>
    <w:basedOn w:val="a"/>
    <w:next w:val="a"/>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0">
    <w:name w:val="Normal (Web)"/>
    <w:basedOn w:val="a"/>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1">
    <w:name w:val="Title"/>
    <w:basedOn w:val="a"/>
    <w:next w:val="a"/>
    <w:link w:val="af2"/>
    <w:uiPriority w:val="10"/>
    <w:qFormat/>
    <w:pPr>
      <w:contextualSpacing/>
      <w:jc w:val="center"/>
    </w:pPr>
    <w:rPr>
      <w:rFonts w:asciiTheme="majorHAnsi" w:eastAsia="黑体" w:hAnsiTheme="majorHAnsi" w:cstheme="majorBidi"/>
      <w:spacing w:val="-10"/>
      <w:kern w:val="28"/>
      <w:sz w:val="56"/>
      <w:szCs w:val="56"/>
    </w:rPr>
  </w:style>
  <w:style w:type="paragraph" w:styleId="af3">
    <w:name w:val="annotation subject"/>
    <w:basedOn w:val="a4"/>
    <w:next w:val="a4"/>
    <w:link w:val="af4"/>
    <w:uiPriority w:val="99"/>
    <w:semiHidden/>
    <w:unhideWhenUsed/>
    <w:rPr>
      <w:b/>
      <w:bCs/>
    </w:rPr>
  </w:style>
  <w:style w:type="paragraph" w:styleId="af5">
    <w:name w:val="Body Text First Indent"/>
    <w:basedOn w:val="a6"/>
    <w:link w:val="af6"/>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0"/>
    <w:uiPriority w:val="22"/>
    <w:qFormat/>
    <w:rPr>
      <w:b/>
      <w:bCs/>
    </w:rPr>
  </w:style>
  <w:style w:type="character" w:styleId="af9">
    <w:name w:val="endnote reference"/>
    <w:basedOn w:val="a0"/>
    <w:uiPriority w:val="99"/>
    <w:unhideWhenUsed/>
    <w:rPr>
      <w:vertAlign w:val="superscript"/>
    </w:rPr>
  </w:style>
  <w:style w:type="character" w:styleId="afa">
    <w:name w:val="Hyperlink"/>
    <w:basedOn w:val="a0"/>
    <w:uiPriority w:val="99"/>
    <w:unhideWhenUsed/>
    <w:rPr>
      <w:color w:val="467886" w:themeColor="hyperlink"/>
      <w:u w:val="single"/>
    </w:rPr>
  </w:style>
  <w:style w:type="character" w:styleId="afb">
    <w:name w:val="annotation reference"/>
    <w:basedOn w:val="a0"/>
    <w:uiPriority w:val="99"/>
    <w:semiHidden/>
    <w:unhideWhenUsed/>
    <w:rPr>
      <w:sz w:val="21"/>
      <w:szCs w:val="21"/>
    </w:rPr>
  </w:style>
  <w:style w:type="character" w:customStyle="1" w:styleId="11">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Pr>
      <w:rFonts w:asciiTheme="majorHAnsi" w:eastAsia="黑体" w:hAnsiTheme="majorHAnsi" w:cstheme="majorBidi"/>
      <w:b/>
      <w:color w:val="000000" w:themeColor="text1"/>
      <w:sz w:val="28"/>
      <w:szCs w:val="40"/>
    </w:rPr>
  </w:style>
  <w:style w:type="character" w:customStyle="1" w:styleId="30">
    <w:name w:val="标题 3 字符"/>
    <w:basedOn w:val="a0"/>
    <w:link w:val="3"/>
    <w:uiPriority w:val="9"/>
    <w:rPr>
      <w:rFonts w:asciiTheme="majorHAnsi" w:eastAsia="黑体" w:hAnsiTheme="majorHAnsi" w:cstheme="majorBidi"/>
      <w:b/>
      <w:color w:val="000000" w:themeColor="text1"/>
      <w:szCs w:val="32"/>
    </w:rPr>
  </w:style>
  <w:style w:type="character" w:customStyle="1" w:styleId="40">
    <w:name w:val="标题 4 字符"/>
    <w:basedOn w:val="a0"/>
    <w:link w:val="4"/>
    <w:uiPriority w:val="9"/>
    <w:rPr>
      <w:rFonts w:eastAsia="黑体" w:cstheme="majorBidi"/>
      <w:color w:val="000000" w:themeColor="text1"/>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2">
    <w:name w:val="标题 字符"/>
    <w:basedOn w:val="a0"/>
    <w:link w:val="af1"/>
    <w:uiPriority w:val="10"/>
    <w:rPr>
      <w:rFonts w:asciiTheme="majorHAnsi" w:eastAsia="黑体" w:hAnsiTheme="majorHAnsi" w:cstheme="majorBidi"/>
      <w:spacing w:val="-10"/>
      <w:kern w:val="28"/>
      <w:sz w:val="56"/>
      <w:szCs w:val="56"/>
    </w:rPr>
  </w:style>
  <w:style w:type="character" w:customStyle="1" w:styleId="af">
    <w:name w:val="副标题 字符"/>
    <w:basedOn w:val="a0"/>
    <w:link w:val="ae"/>
    <w:uiPriority w:val="11"/>
    <w:rPr>
      <w:rFonts w:asciiTheme="majorHAnsi" w:eastAsiaTheme="majorEastAsia" w:hAnsiTheme="majorHAnsi" w:cstheme="majorBidi"/>
      <w:color w:val="595959" w:themeColor="text1" w:themeTint="A6"/>
      <w:spacing w:val="15"/>
      <w:sz w:val="28"/>
      <w:szCs w:val="28"/>
    </w:rPr>
  </w:style>
  <w:style w:type="paragraph" w:styleId="afc">
    <w:name w:val="Quote"/>
    <w:basedOn w:val="a"/>
    <w:next w:val="a"/>
    <w:link w:val="afd"/>
    <w:uiPriority w:val="29"/>
    <w:qFormat/>
    <w:pPr>
      <w:spacing w:before="160" w:after="160"/>
      <w:jc w:val="center"/>
    </w:pPr>
    <w:rPr>
      <w:i/>
      <w:iCs/>
      <w:color w:val="404040" w:themeColor="text1" w:themeTint="BF"/>
    </w:rPr>
  </w:style>
  <w:style w:type="character" w:customStyle="1" w:styleId="afd">
    <w:name w:val="引用 字符"/>
    <w:basedOn w:val="a0"/>
    <w:link w:val="afc"/>
    <w:uiPriority w:val="29"/>
    <w:rPr>
      <w:i/>
      <w:iCs/>
      <w:color w:val="404040" w:themeColor="text1" w:themeTint="BF"/>
    </w:rPr>
  </w:style>
  <w:style w:type="paragraph" w:styleId="afe">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f">
    <w:name w:val="Intense Quote"/>
    <w:basedOn w:val="a"/>
    <w:next w:val="a"/>
    <w:link w:val="af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0">
    <w:name w:val="明显引用 字符"/>
    <w:basedOn w:val="a0"/>
    <w:link w:val="aff"/>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ltz0">
    <w:name w:val="正文alt+z 字符"/>
    <w:basedOn w:val="a0"/>
    <w:link w:val="altz"/>
    <w:rPr>
      <w:rFonts w:ascii="Times New Roman" w:eastAsia="宋体" w:hAnsi="Times New Roman"/>
      <w:sz w:val="24"/>
    </w:rPr>
  </w:style>
  <w:style w:type="character" w:customStyle="1" w:styleId="ad">
    <w:name w:val="页眉 字符"/>
    <w:basedOn w:val="a0"/>
    <w:link w:val="ac"/>
    <w:uiPriority w:val="99"/>
    <w:rPr>
      <w:rFonts w:eastAsia="宋体"/>
      <w:sz w:val="18"/>
      <w:szCs w:val="18"/>
    </w:rPr>
  </w:style>
  <w:style w:type="character" w:customStyle="1" w:styleId="ab">
    <w:name w:val="页脚 字符"/>
    <w:basedOn w:val="a0"/>
    <w:link w:val="aa"/>
    <w:uiPriority w:val="99"/>
    <w:rPr>
      <w:rFonts w:eastAsia="宋体"/>
      <w:sz w:val="18"/>
      <w:szCs w:val="18"/>
    </w:rPr>
  </w:style>
  <w:style w:type="character" w:customStyle="1" w:styleId="a9">
    <w:name w:val="尾注文本 字符"/>
    <w:basedOn w:val="a0"/>
    <w:link w:val="a8"/>
    <w:uiPriority w:val="99"/>
    <w:semiHidden/>
    <w:rPr>
      <w:rFonts w:eastAsia="宋体"/>
      <w:sz w:val="24"/>
    </w:rPr>
  </w:style>
  <w:style w:type="paragraph" w:customStyle="1" w:styleId="TOC10">
    <w:name w:val="TOC 标题1"/>
    <w:basedOn w:val="1"/>
    <w:next w:val="a"/>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1">
    <w:name w:val="Placeholder Text"/>
    <w:basedOn w:val="a0"/>
    <w:uiPriority w:val="99"/>
    <w:semiHidden/>
    <w:rPr>
      <w:color w:val="666666"/>
    </w:rPr>
  </w:style>
  <w:style w:type="paragraph" w:customStyle="1" w:styleId="10">
    <w:name w:val="综述标题1"/>
    <w:basedOn w:val="a"/>
    <w:link w:val="14"/>
    <w:qFormat/>
    <w:pPr>
      <w:numPr>
        <w:numId w:val="3"/>
      </w:numPr>
      <w:spacing w:beforeLines="50" w:before="50" w:afterLines="0" w:after="80"/>
      <w:jc w:val="left"/>
    </w:pPr>
    <w:rPr>
      <w:b/>
      <w:kern w:val="0"/>
      <w:szCs w:val="21"/>
    </w:rPr>
  </w:style>
  <w:style w:type="character" w:customStyle="1" w:styleId="14">
    <w:name w:val="综述标题1 字符"/>
    <w:basedOn w:val="a0"/>
    <w:link w:val="10"/>
    <w:rPr>
      <w:b/>
      <w:kern w:val="0"/>
      <w:szCs w:val="21"/>
    </w:rPr>
  </w:style>
  <w:style w:type="paragraph" w:customStyle="1" w:styleId="20">
    <w:name w:val="综述标题2"/>
    <w:basedOn w:val="a"/>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sz w:val="24"/>
    </w:rPr>
  </w:style>
  <w:style w:type="paragraph" w:customStyle="1" w:styleId="15">
    <w:name w:val="书目1"/>
    <w:basedOn w:val="a"/>
    <w:next w:val="a"/>
    <w:uiPriority w:val="37"/>
    <w:unhideWhenUsed/>
    <w:pPr>
      <w:tabs>
        <w:tab w:val="left" w:pos="504"/>
      </w:tabs>
      <w:spacing w:after="0"/>
      <w:ind w:left="504" w:hanging="504"/>
    </w:pPr>
  </w:style>
  <w:style w:type="character" w:customStyle="1" w:styleId="a5">
    <w:name w:val="批注文字 字符"/>
    <w:basedOn w:val="a0"/>
    <w:link w:val="a4"/>
    <w:uiPriority w:val="99"/>
  </w:style>
  <w:style w:type="character" w:customStyle="1" w:styleId="af4">
    <w:name w:val="批注主题 字符"/>
    <w:basedOn w:val="a5"/>
    <w:link w:val="af3"/>
    <w:uiPriority w:val="99"/>
    <w:semiHidden/>
    <w:rPr>
      <w:b/>
      <w:bCs/>
    </w:rPr>
  </w:style>
  <w:style w:type="character" w:customStyle="1" w:styleId="16">
    <w:name w:val="未处理的提及1"/>
    <w:basedOn w:val="a0"/>
    <w:uiPriority w:val="99"/>
    <w:semiHidden/>
    <w:unhideWhenUsed/>
    <w:rPr>
      <w:color w:val="605E5C"/>
      <w:shd w:val="clear" w:color="auto" w:fill="E1DFDD"/>
    </w:rPr>
  </w:style>
  <w:style w:type="character" w:customStyle="1" w:styleId="a7">
    <w:name w:val="正文文本 字符"/>
    <w:basedOn w:val="a0"/>
    <w:link w:val="a6"/>
    <w:uiPriority w:val="99"/>
    <w:semiHidden/>
  </w:style>
  <w:style w:type="character" w:customStyle="1" w:styleId="af6">
    <w:name w:val="正文文本首行缩进 字符"/>
    <w:basedOn w:val="a7"/>
    <w:link w:val="af5"/>
    <w:rPr>
      <w:rFonts w:asciiTheme="minorHAnsi" w:eastAsiaTheme="minorEastAsia" w:hAnsiTheme="minorHAnsi" w:cs="Times New Roman"/>
      <w:kern w:val="0"/>
      <w:szCs w:val="24"/>
    </w:rPr>
  </w:style>
  <w:style w:type="paragraph" w:customStyle="1" w:styleId="ne-p">
    <w:name w:val="ne-p"/>
    <w:basedOn w:val="a"/>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style>
  <w:style w:type="paragraph" w:styleId="aff2">
    <w:name w:val="Revision"/>
    <w:hidden/>
    <w:uiPriority w:val="99"/>
    <w:unhideWhenUsed/>
    <w:rsid w:val="004B663F"/>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21" Type="http://schemas.openxmlformats.org/officeDocument/2006/relationships/header" Target="header6.xml"/><Relationship Id="rId34" Type="http://schemas.openxmlformats.org/officeDocument/2006/relationships/header" Target="header1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microsoft.com/office/2016/09/relationships/commentsIds" Target="commentsIds.xml"/><Relationship Id="rId33" Type="http://schemas.openxmlformats.org/officeDocument/2006/relationships/header" Target="header14.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1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jpeg"/><Relationship Id="rId24" Type="http://schemas.microsoft.com/office/2011/relationships/commentsExtended" Target="commentsExtended.xml"/><Relationship Id="rId32" Type="http://schemas.openxmlformats.org/officeDocument/2006/relationships/header" Target="header13.xm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comments" Target="comments.xml"/><Relationship Id="rId28" Type="http://schemas.openxmlformats.org/officeDocument/2006/relationships/header" Target="header10.xml"/><Relationship Id="rId36" Type="http://schemas.microsoft.com/office/2011/relationships/people" Target="people.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header" Target="header1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image" Target="media/image3.png"/><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52</Pages>
  <Words>7072</Words>
  <Characters>40312</Characters>
  <Application>Microsoft Office Word</Application>
  <DocSecurity>0</DocSecurity>
  <Lines>335</Lines>
  <Paragraphs>94</Paragraphs>
  <ScaleCrop>false</ScaleCrop>
  <Company/>
  <LinksUpToDate>false</LinksUpToDate>
  <CharactersWithSpaces>47290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3</cp:revision>
  <dcterms:created xsi:type="dcterms:W3CDTF">2026-04-17T06:13:00Z</dcterms:created>
  <dcterms:modified xsi:type="dcterms:W3CDTF">2026-04-17T07:45:00Z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id="KwqySm4L"/&gt;&lt;style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y fmtid="{D5CDD505-2E9C-101B-9397-08002B2CF9AE}" pid="4" name="KSOTemplateDocerSaveRecord">
    <vt:lpwstr>eyJoZGlkIjoiNGFjZWU2YTYxYjNiNWNhMGYxMTc2MWVjZTcwMGIxY2IiLCJ1c2VySWQiOiIxODQ3MDA2NTIifQ==</vt:lpwstr>
  </property>
  <property fmtid="{D5CDD505-2E9C-101B-9397-08002B2CF9AE}" pid="5" name="KSOProductBuildVer">
    <vt:lpwstr>2052-12.1.0.20784</vt:lpwstr>
  </property>
  <property fmtid="{D5CDD505-2E9C-101B-9397-08002B2CF9AE}" pid="6" name="ICV">
    <vt:lpwstr>4B611D1BEB0D44C98353701095E0F1D1_12</vt:lpwstr>
  </property>
</Properties>
</file>