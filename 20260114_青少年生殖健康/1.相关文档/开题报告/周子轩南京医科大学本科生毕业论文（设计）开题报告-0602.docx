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562"/>
        <w:gridCol w:w="2973"/>
        <w:gridCol w:w="1562"/>
        <w:gridCol w:w="2973"/>
      </w:tblGrid>
      <w:tr w:rsidR="00E813C7" w14:paraId="218C74E8" w14:textId="77777777" w:rsidTr="00057AD7">
        <w:trPr>
          <w:trHeight w:val="2239"/>
        </w:trPr>
        <w:tc>
          <w:tcPr>
            <w:tcW w:w="5000" w:type="pct"/>
            <w:gridSpan w:val="4"/>
          </w:tcPr>
          <w:p w14:paraId="71B96B0B" w14:textId="77777777" w:rsidR="00E813C7" w:rsidRDefault="00263642" w:rsidP="00E813C7">
            <w:pPr>
              <w:jc w:val="center"/>
              <w:rPr>
                <w:rFonts w:ascii="宋体" w:hAnsi="宋体" w:hint="eastAsia"/>
                <w:sz w:val="44"/>
              </w:rPr>
            </w:pPr>
            <w:r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Default="00E813C7" w:rsidP="00E813C7">
            <w:pPr>
              <w:spacing w:beforeLines="50" w:before="156"/>
              <w:jc w:val="center"/>
              <w:rPr>
                <w:rFonts w:ascii="方正姚体" w:eastAsia="方正姚体"/>
                <w:b/>
                <w:sz w:val="52"/>
              </w:rPr>
            </w:pPr>
            <w:r>
              <w:rPr>
                <w:rFonts w:ascii="方正姚体" w:eastAsia="方正姚体" w:hint="eastAsia"/>
                <w:b/>
                <w:sz w:val="52"/>
              </w:rPr>
              <w:t>本科生毕业论文（设计）</w:t>
            </w:r>
          </w:p>
          <w:p w14:paraId="20485F92" w14:textId="77777777" w:rsidR="00E813C7" w:rsidRDefault="00E813C7" w:rsidP="00E813C7">
            <w:pPr>
              <w:spacing w:beforeLines="50" w:before="156"/>
              <w:jc w:val="center"/>
              <w:rPr>
                <w:rFonts w:ascii="方正姚体" w:eastAsia="方正姚体"/>
                <w:sz w:val="84"/>
              </w:rPr>
            </w:pPr>
            <w:r>
              <w:rPr>
                <w:rFonts w:ascii="方正姚体" w:eastAsia="方正姚体" w:hint="eastAsia"/>
                <w:sz w:val="84"/>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EE4A9C" w14:paraId="78BA738C" w14:textId="77777777" w:rsidTr="00EE4A9C">
        <w:trPr>
          <w:trHeight w:val="680"/>
        </w:trPr>
        <w:tc>
          <w:tcPr>
            <w:tcW w:w="860" w:type="pct"/>
            <w:vAlign w:val="center"/>
          </w:tcPr>
          <w:p w14:paraId="1BD4F4F6" w14:textId="0EDED5B9" w:rsidR="00EE4A9C" w:rsidRPr="009D482A" w:rsidRDefault="00EE4A9C" w:rsidP="00EE4A9C">
            <w:pPr>
              <w:ind w:right="-288"/>
              <w:rPr>
                <w:rFonts w:ascii="方正姚体" w:eastAsia="方正姚体" w:hAnsi="方正姚体" w:hint="eastAsia"/>
                <w:bCs/>
                <w:sz w:val="32"/>
              </w:rPr>
            </w:pPr>
            <w:r w:rsidRPr="009D482A">
              <w:rPr>
                <w:rFonts w:ascii="方正姚体" w:eastAsia="方正姚体" w:hAnsi="方正姚体" w:hint="eastAsia"/>
                <w:bCs/>
                <w:sz w:val="32"/>
              </w:rPr>
              <w:t>题</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目</w:t>
            </w:r>
            <w:r w:rsidRPr="009D482A">
              <w:rPr>
                <w:rFonts w:ascii="方正姚体" w:eastAsia="方正姚体" w:hAnsi="方正姚体"/>
                <w:bCs/>
                <w:sz w:val="32"/>
              </w:rPr>
              <w:t>:</w:t>
            </w:r>
          </w:p>
        </w:tc>
        <w:tc>
          <w:tcPr>
            <w:tcW w:w="4140" w:type="pct"/>
            <w:gridSpan w:val="3"/>
            <w:tcBorders>
              <w:bottom w:val="single" w:sz="4" w:space="0" w:color="auto"/>
            </w:tcBorders>
            <w:vAlign w:val="center"/>
          </w:tcPr>
          <w:p w14:paraId="53C647B9" w14:textId="3F923E76" w:rsidR="00EE4A9C" w:rsidRPr="00FC0A2B" w:rsidRDefault="00EE4A9C" w:rsidP="00EE4A9C">
            <w:pPr>
              <w:jc w:val="center"/>
              <w:rPr>
                <w:rFonts w:ascii="方正姚体" w:eastAsia="方正姚体" w:hAnsi="方正姚体" w:hint="eastAsia"/>
                <w:bCs/>
                <w:sz w:val="32"/>
              </w:rPr>
            </w:pPr>
            <w:ins w:id="0" w:author="Zixuan Zhou" w:date="2025-06-03T12:27:00Z" w16du:dateUtc="2025-06-03T04:27:00Z">
              <w:r w:rsidRPr="00CE13DA">
                <w:rPr>
                  <w:rFonts w:ascii="方正姚体" w:eastAsia="方正姚体" w:hAnsi="方正姚体" w:hint="eastAsia"/>
                  <w:bCs/>
                  <w:spacing w:val="-10"/>
                  <w:kern w:val="11"/>
                  <w:sz w:val="28"/>
                  <w:szCs w:val="28"/>
                </w:rPr>
                <w:t>社交媒体中青少年对生殖健康视频的互动参与及情感倾向研究</w:t>
              </w:r>
            </w:ins>
            <w:del w:id="1" w:author="Zixuan Zhou" w:date="2025-06-03T12:27:00Z" w16du:dateUtc="2025-06-03T04:27:00Z">
              <w:r w:rsidRPr="00FC0A2B" w:rsidDel="00D849EA">
                <w:rPr>
                  <w:rFonts w:ascii="方正姚体" w:eastAsia="方正姚体" w:hAnsi="方正姚体"/>
                  <w:bCs/>
                  <w:sz w:val="28"/>
                  <w:szCs w:val="22"/>
                </w:rPr>
                <w:delText>基于社交媒体的青少年生殖健康信息传播与情感响应研究</w:delText>
              </w:r>
              <w:r w:rsidDel="00D849EA">
                <w:rPr>
                  <w:rFonts w:ascii="方正姚体" w:eastAsia="方正姚体" w:hAnsi="方正姚体"/>
                  <w:bCs/>
                  <w:sz w:val="28"/>
                  <w:szCs w:val="22"/>
                </w:rPr>
                <w:br/>
              </w:r>
              <w:r w:rsidRPr="00FC0A2B" w:rsidDel="00D849EA">
                <w:rPr>
                  <w:rFonts w:ascii="方正姚体" w:eastAsia="方正姚体" w:hAnsi="方正姚体"/>
                  <w:bCs/>
                  <w:sz w:val="28"/>
                  <w:szCs w:val="22"/>
                </w:rPr>
                <w:delText>——以</w:delText>
              </w:r>
              <w:r w:rsidDel="00D849EA">
                <w:rPr>
                  <w:rFonts w:ascii="方正姚体" w:eastAsia="方正姚体" w:hAnsi="方正姚体" w:hint="eastAsia"/>
                  <w:bCs/>
                  <w:sz w:val="28"/>
                  <w:szCs w:val="22"/>
                </w:rPr>
                <w:delText>BiliBili</w:delText>
              </w:r>
              <w:r w:rsidRPr="00FC0A2B" w:rsidDel="00D849EA">
                <w:rPr>
                  <w:rFonts w:ascii="方正姚体" w:eastAsia="方正姚体" w:hAnsi="方正姚体"/>
                  <w:bCs/>
                  <w:sz w:val="28"/>
                  <w:szCs w:val="22"/>
                </w:rPr>
                <w:delText>平台为例</w:delText>
              </w:r>
            </w:del>
          </w:p>
        </w:tc>
      </w:tr>
      <w:tr w:rsidR="00EE4A9C" w14:paraId="0C006A1B" w14:textId="77777777" w:rsidTr="00EE4A9C">
        <w:trPr>
          <w:trHeight w:val="680"/>
        </w:trPr>
        <w:tc>
          <w:tcPr>
            <w:tcW w:w="860" w:type="pct"/>
            <w:vAlign w:val="center"/>
          </w:tcPr>
          <w:p w14:paraId="51903B1D" w14:textId="15B9DC99" w:rsidR="00EE4A9C" w:rsidRPr="009D482A" w:rsidRDefault="00EE4A9C" w:rsidP="00EE4A9C">
            <w:pPr>
              <w:ind w:right="-288"/>
              <w:rPr>
                <w:rFonts w:ascii="方正姚体" w:eastAsia="方正姚体" w:hAnsi="方正姚体" w:hint="eastAsia"/>
                <w:bCs/>
                <w:sz w:val="32"/>
              </w:rPr>
            </w:pPr>
            <w:r w:rsidRPr="009D482A">
              <w:rPr>
                <w:rFonts w:ascii="方正姚体" w:eastAsia="方正姚体" w:hAnsi="方正姚体" w:hint="eastAsia"/>
                <w:bCs/>
                <w:sz w:val="32"/>
              </w:rPr>
              <w:t xml:space="preserve">姓   </w:t>
            </w:r>
            <w:r>
              <w:rPr>
                <w:rFonts w:ascii="方正姚体" w:eastAsia="方正姚体" w:hAnsi="方正姚体"/>
                <w:bCs/>
                <w:sz w:val="32"/>
              </w:rPr>
              <w:t xml:space="preserve"> </w:t>
            </w:r>
            <w:r w:rsidRPr="009D482A">
              <w:rPr>
                <w:rFonts w:ascii="方正姚体" w:eastAsia="方正姚体" w:hAnsi="方正姚体" w:hint="eastAsia"/>
                <w:bCs/>
                <w:sz w:val="32"/>
              </w:rPr>
              <w:t>名</w:t>
            </w:r>
            <w:r w:rsidRPr="009D482A">
              <w:rPr>
                <w:rFonts w:ascii="方正姚体" w:eastAsia="方正姚体" w:hAnsi="方正姚体"/>
                <w:bCs/>
                <w:sz w:val="32"/>
              </w:rPr>
              <w:t>:</w:t>
            </w:r>
          </w:p>
        </w:tc>
        <w:tc>
          <w:tcPr>
            <w:tcW w:w="4140" w:type="pct"/>
            <w:gridSpan w:val="3"/>
            <w:tcBorders>
              <w:top w:val="single" w:sz="4" w:space="0" w:color="auto"/>
              <w:bottom w:val="single" w:sz="4" w:space="0" w:color="auto"/>
            </w:tcBorders>
            <w:vAlign w:val="center"/>
          </w:tcPr>
          <w:p w14:paraId="2538B83B" w14:textId="2DAD2BB5" w:rsidR="00EE4A9C" w:rsidRPr="00547AA8" w:rsidRDefault="00EE4A9C" w:rsidP="00EE4A9C">
            <w:pPr>
              <w:jc w:val="center"/>
              <w:rPr>
                <w:rFonts w:ascii="方正姚体" w:eastAsia="方正姚体" w:hAnsi="方正姚体" w:hint="eastAsia"/>
                <w:bCs/>
                <w:sz w:val="32"/>
              </w:rPr>
            </w:pPr>
            <w:proofErr w:type="gramStart"/>
            <w:r>
              <w:rPr>
                <w:rFonts w:ascii="方正姚体" w:eastAsia="方正姚体" w:hAnsi="方正姚体" w:hint="eastAsia"/>
                <w:bCs/>
                <w:sz w:val="32"/>
              </w:rPr>
              <w:t>周子轩</w:t>
            </w:r>
            <w:proofErr w:type="gramEnd"/>
          </w:p>
        </w:tc>
      </w:tr>
      <w:tr w:rsidR="00EE4A9C" w14:paraId="3A619158" w14:textId="77777777" w:rsidTr="00EE4A9C">
        <w:trPr>
          <w:trHeight w:val="680"/>
        </w:trPr>
        <w:tc>
          <w:tcPr>
            <w:tcW w:w="860" w:type="pct"/>
            <w:vAlign w:val="center"/>
          </w:tcPr>
          <w:p w14:paraId="3E66F052" w14:textId="16508A83" w:rsidR="00EE4A9C" w:rsidRPr="009D482A" w:rsidRDefault="00EE4A9C" w:rsidP="00EE4A9C">
            <w:pPr>
              <w:ind w:right="-288"/>
              <w:rPr>
                <w:rFonts w:ascii="方正姚体" w:eastAsia="方正姚体" w:hAnsi="方正姚体" w:hint="eastAsia"/>
                <w:bCs/>
                <w:sz w:val="32"/>
              </w:rPr>
            </w:pPr>
            <w:r w:rsidRPr="009D482A">
              <w:rPr>
                <w:rFonts w:ascii="方正姚体" w:eastAsia="方正姚体" w:hAnsi="方正姚体" w:hint="eastAsia"/>
                <w:bCs/>
                <w:sz w:val="32"/>
              </w:rPr>
              <w:t>学</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院</w:t>
            </w:r>
            <w:r w:rsidRPr="009D482A">
              <w:rPr>
                <w:rFonts w:ascii="方正姚体" w:eastAsia="方正姚体" w:hAnsi="方正姚体"/>
                <w:bCs/>
                <w:sz w:val="32"/>
              </w:rPr>
              <w:t>:</w:t>
            </w:r>
          </w:p>
        </w:tc>
        <w:tc>
          <w:tcPr>
            <w:tcW w:w="4140" w:type="pct"/>
            <w:gridSpan w:val="3"/>
            <w:tcBorders>
              <w:top w:val="single" w:sz="4" w:space="0" w:color="auto"/>
              <w:bottom w:val="single" w:sz="4" w:space="0" w:color="auto"/>
            </w:tcBorders>
            <w:vAlign w:val="center"/>
          </w:tcPr>
          <w:p w14:paraId="0E1E459F" w14:textId="0318B236" w:rsidR="00EE4A9C" w:rsidRPr="00547AA8" w:rsidRDefault="00EE4A9C" w:rsidP="00EE4A9C">
            <w:pPr>
              <w:jc w:val="center"/>
              <w:rPr>
                <w:rFonts w:ascii="方正姚体" w:eastAsia="方正姚体" w:hAnsi="方正姚体" w:hint="eastAsia"/>
                <w:bCs/>
                <w:sz w:val="32"/>
              </w:rPr>
            </w:pPr>
            <w:r w:rsidRPr="00547AA8">
              <w:rPr>
                <w:rFonts w:ascii="方正姚体" w:eastAsia="方正姚体" w:hAnsi="方正姚体" w:hint="eastAsia"/>
                <w:bCs/>
                <w:sz w:val="32"/>
              </w:rPr>
              <w:t xml:space="preserve">生物医学工程与信息学院 </w:t>
            </w:r>
          </w:p>
        </w:tc>
      </w:tr>
      <w:tr w:rsidR="00EE4A9C" w14:paraId="0A94BD8E" w14:textId="77777777" w:rsidTr="00EE4A9C">
        <w:trPr>
          <w:trHeight w:val="680"/>
        </w:trPr>
        <w:tc>
          <w:tcPr>
            <w:tcW w:w="860" w:type="pct"/>
            <w:vAlign w:val="center"/>
          </w:tcPr>
          <w:p w14:paraId="5F0F0FD3" w14:textId="2ADE8E85" w:rsidR="00EE4A9C" w:rsidRPr="009D482A" w:rsidRDefault="00EE4A9C" w:rsidP="00EE4A9C">
            <w:pPr>
              <w:ind w:right="-288"/>
              <w:rPr>
                <w:rFonts w:ascii="方正姚体" w:eastAsia="方正姚体" w:hAnsi="方正姚体" w:hint="eastAsia"/>
                <w:bCs/>
                <w:sz w:val="32"/>
              </w:rPr>
            </w:pPr>
            <w:r w:rsidRPr="009D482A">
              <w:rPr>
                <w:rFonts w:ascii="方正姚体" w:eastAsia="方正姚体" w:hAnsi="方正姚体" w:hint="eastAsia"/>
                <w:bCs/>
                <w:sz w:val="32"/>
              </w:rPr>
              <w:t>专</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业</w:t>
            </w:r>
            <w:r w:rsidRPr="009D482A">
              <w:rPr>
                <w:rFonts w:ascii="方正姚体" w:eastAsia="方正姚体" w:hAnsi="方正姚体"/>
                <w:bCs/>
                <w:sz w:val="32"/>
              </w:rPr>
              <w:t>:</w:t>
            </w:r>
          </w:p>
        </w:tc>
        <w:tc>
          <w:tcPr>
            <w:tcW w:w="4140" w:type="pct"/>
            <w:gridSpan w:val="3"/>
            <w:tcBorders>
              <w:top w:val="single" w:sz="4" w:space="0" w:color="auto"/>
              <w:bottom w:val="single" w:sz="4" w:space="0" w:color="auto"/>
            </w:tcBorders>
            <w:vAlign w:val="center"/>
          </w:tcPr>
          <w:p w14:paraId="5FDF0A23" w14:textId="7CC22B97" w:rsidR="00EE4A9C" w:rsidRPr="00547AA8" w:rsidRDefault="00EE4A9C" w:rsidP="00EE4A9C">
            <w:pPr>
              <w:jc w:val="center"/>
              <w:rPr>
                <w:rFonts w:ascii="方正姚体" w:eastAsia="方正姚体" w:hAnsi="方正姚体" w:hint="eastAsia"/>
                <w:bCs/>
                <w:sz w:val="32"/>
              </w:rPr>
            </w:pPr>
            <w:r w:rsidRPr="00547AA8">
              <w:rPr>
                <w:rFonts w:ascii="方正姚体" w:eastAsia="方正姚体" w:hAnsi="方正姚体" w:hint="eastAsia"/>
                <w:bCs/>
                <w:sz w:val="32"/>
              </w:rPr>
              <w:t xml:space="preserve">智能医学工程 </w:t>
            </w:r>
          </w:p>
        </w:tc>
      </w:tr>
      <w:tr w:rsidR="00EE4A9C" w14:paraId="0CB16564" w14:textId="77777777" w:rsidTr="00EE4A9C">
        <w:trPr>
          <w:trHeight w:val="680"/>
        </w:trPr>
        <w:tc>
          <w:tcPr>
            <w:tcW w:w="860" w:type="pct"/>
            <w:vAlign w:val="center"/>
          </w:tcPr>
          <w:p w14:paraId="234867FF" w14:textId="370E505F" w:rsidR="00EE4A9C" w:rsidRPr="009D482A" w:rsidRDefault="00EE4A9C" w:rsidP="00EE4A9C">
            <w:pPr>
              <w:ind w:right="-288"/>
              <w:rPr>
                <w:rFonts w:ascii="方正姚体" w:eastAsia="方正姚体" w:hAnsi="方正姚体" w:hint="eastAsia"/>
                <w:bCs/>
                <w:sz w:val="32"/>
              </w:rPr>
            </w:pPr>
            <w:r w:rsidRPr="009D482A">
              <w:rPr>
                <w:rFonts w:ascii="方正姚体" w:eastAsia="方正姚体" w:hAnsi="方正姚体" w:hint="eastAsia"/>
                <w:bCs/>
                <w:sz w:val="32"/>
              </w:rPr>
              <w:t>班</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级</w:t>
            </w:r>
            <w:r w:rsidRPr="009D482A">
              <w:rPr>
                <w:rFonts w:ascii="方正姚体" w:eastAsia="方正姚体" w:hAnsi="方正姚体"/>
                <w:bCs/>
                <w:sz w:val="32"/>
              </w:rPr>
              <w:t>:</w:t>
            </w:r>
          </w:p>
        </w:tc>
        <w:tc>
          <w:tcPr>
            <w:tcW w:w="4140" w:type="pct"/>
            <w:gridSpan w:val="3"/>
            <w:tcBorders>
              <w:top w:val="single" w:sz="4" w:space="0" w:color="auto"/>
              <w:bottom w:val="single" w:sz="4" w:space="0" w:color="auto"/>
            </w:tcBorders>
            <w:vAlign w:val="center"/>
          </w:tcPr>
          <w:p w14:paraId="2BCA587C" w14:textId="65071A91" w:rsidR="00EE4A9C" w:rsidRPr="00547AA8" w:rsidRDefault="00EE4A9C" w:rsidP="00EE4A9C">
            <w:pPr>
              <w:jc w:val="center"/>
              <w:rPr>
                <w:rFonts w:ascii="方正姚体" w:eastAsia="方正姚体" w:hAnsi="方正姚体" w:hint="eastAsia"/>
                <w:bCs/>
                <w:sz w:val="32"/>
              </w:rPr>
            </w:pPr>
            <w:r w:rsidRPr="00547AA8">
              <w:rPr>
                <w:rFonts w:ascii="方正姚体" w:eastAsia="方正姚体" w:hAnsi="方正姚体" w:hint="eastAsia"/>
                <w:bCs/>
                <w:sz w:val="32"/>
              </w:rPr>
              <w:t>202</w:t>
            </w:r>
            <w:r>
              <w:rPr>
                <w:rFonts w:ascii="方正姚体" w:eastAsia="方正姚体" w:hAnsi="方正姚体" w:hint="eastAsia"/>
                <w:bCs/>
                <w:sz w:val="32"/>
              </w:rPr>
              <w:t>2</w:t>
            </w:r>
            <w:r w:rsidRPr="00547AA8">
              <w:rPr>
                <w:rFonts w:ascii="方正姚体" w:eastAsia="方正姚体" w:hAnsi="方正姚体" w:hint="eastAsia"/>
                <w:bCs/>
                <w:sz w:val="32"/>
              </w:rPr>
              <w:t>级智能医学工程班</w:t>
            </w:r>
          </w:p>
        </w:tc>
      </w:tr>
      <w:tr w:rsidR="00EE4A9C" w14:paraId="6EDDCFA4" w14:textId="77777777" w:rsidTr="00EE4A9C">
        <w:trPr>
          <w:trHeight w:val="680"/>
        </w:trPr>
        <w:tc>
          <w:tcPr>
            <w:tcW w:w="860" w:type="pct"/>
            <w:vAlign w:val="center"/>
          </w:tcPr>
          <w:p w14:paraId="5AF0A64A" w14:textId="3B2E0E00" w:rsidR="00EE4A9C" w:rsidRPr="009D482A" w:rsidRDefault="00EE4A9C" w:rsidP="00EE4A9C">
            <w:pPr>
              <w:ind w:right="-288"/>
              <w:rPr>
                <w:rFonts w:ascii="方正姚体" w:eastAsia="方正姚体" w:hAnsi="方正姚体" w:hint="eastAsia"/>
                <w:bCs/>
                <w:sz w:val="32"/>
              </w:rPr>
            </w:pPr>
            <w:r w:rsidRPr="009D482A">
              <w:rPr>
                <w:rFonts w:ascii="方正姚体" w:eastAsia="方正姚体" w:hAnsi="方正姚体" w:hint="eastAsia"/>
                <w:bCs/>
                <w:sz w:val="32"/>
              </w:rPr>
              <w:t>学</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号</w:t>
            </w:r>
            <w:r w:rsidRPr="009D482A">
              <w:rPr>
                <w:rFonts w:ascii="方正姚体" w:eastAsia="方正姚体" w:hAnsi="方正姚体"/>
                <w:bCs/>
                <w:sz w:val="32"/>
              </w:rPr>
              <w:t>:</w:t>
            </w:r>
          </w:p>
        </w:tc>
        <w:tc>
          <w:tcPr>
            <w:tcW w:w="4140" w:type="pct"/>
            <w:gridSpan w:val="3"/>
            <w:tcBorders>
              <w:top w:val="single" w:sz="4" w:space="0" w:color="auto"/>
              <w:bottom w:val="single" w:sz="4" w:space="0" w:color="auto"/>
            </w:tcBorders>
            <w:vAlign w:val="center"/>
          </w:tcPr>
          <w:p w14:paraId="5D2851FA" w14:textId="76E3968C" w:rsidR="00EE4A9C" w:rsidRPr="00547AA8" w:rsidRDefault="00EE4A9C" w:rsidP="00EE4A9C">
            <w:pPr>
              <w:jc w:val="center"/>
              <w:rPr>
                <w:rFonts w:ascii="方正姚体" w:eastAsia="方正姚体" w:hAnsi="方正姚体" w:hint="eastAsia"/>
                <w:bCs/>
                <w:sz w:val="32"/>
              </w:rPr>
            </w:pPr>
            <w:r w:rsidRPr="00547AA8">
              <w:rPr>
                <w:rFonts w:ascii="方正姚体" w:eastAsia="方正姚体" w:hAnsi="方正姚体" w:hint="eastAsia"/>
                <w:bCs/>
                <w:sz w:val="32"/>
              </w:rPr>
              <w:t>2</w:t>
            </w:r>
            <w:r>
              <w:rPr>
                <w:rFonts w:ascii="方正姚体" w:eastAsia="方正姚体" w:hAnsi="方正姚体" w:hint="eastAsia"/>
                <w:bCs/>
                <w:sz w:val="32"/>
              </w:rPr>
              <w:t>2250117</w:t>
            </w:r>
          </w:p>
        </w:tc>
      </w:tr>
      <w:tr w:rsidR="00EE4A9C" w14:paraId="73150D3A" w14:textId="77777777" w:rsidTr="00EE4A9C">
        <w:trPr>
          <w:trHeight w:val="680"/>
        </w:trPr>
        <w:tc>
          <w:tcPr>
            <w:tcW w:w="860" w:type="pct"/>
            <w:vAlign w:val="center"/>
          </w:tcPr>
          <w:p w14:paraId="470E8153" w14:textId="77777777" w:rsidR="00EE4A9C" w:rsidRDefault="00EE4A9C" w:rsidP="00EE4A9C">
            <w:pPr>
              <w:rPr>
                <w:rFonts w:ascii="方正姚体" w:eastAsia="方正姚体"/>
                <w:bCs/>
                <w:sz w:val="32"/>
              </w:rPr>
            </w:pPr>
            <w:r>
              <w:rPr>
                <w:rFonts w:ascii="方正姚体" w:eastAsia="方正姚体" w:hint="eastAsia"/>
                <w:bCs/>
                <w:spacing w:val="-20"/>
                <w:sz w:val="32"/>
              </w:rPr>
              <w:t>指</w:t>
            </w:r>
            <w:r>
              <w:rPr>
                <w:rFonts w:ascii="方正姚体" w:eastAsia="方正姚体" w:hint="eastAsia"/>
                <w:bCs/>
                <w:sz w:val="32"/>
              </w:rPr>
              <w:t>导教师</w:t>
            </w:r>
            <w:r>
              <w:rPr>
                <w:rFonts w:ascii="方正姚体" w:eastAsia="方正姚体"/>
                <w:bCs/>
                <w:sz w:val="32"/>
              </w:rPr>
              <w:t>:</w:t>
            </w:r>
          </w:p>
        </w:tc>
        <w:tc>
          <w:tcPr>
            <w:tcW w:w="1640" w:type="pct"/>
            <w:tcBorders>
              <w:top w:val="single" w:sz="4" w:space="0" w:color="auto"/>
              <w:bottom w:val="single" w:sz="4" w:space="0" w:color="auto"/>
            </w:tcBorders>
            <w:vAlign w:val="center"/>
          </w:tcPr>
          <w:p w14:paraId="53C0BA4E" w14:textId="01BFF190" w:rsidR="00EE4A9C" w:rsidRPr="00547AA8" w:rsidRDefault="00EE4A9C" w:rsidP="00EE4A9C">
            <w:pPr>
              <w:jc w:val="center"/>
              <w:rPr>
                <w:rFonts w:ascii="方正姚体" w:eastAsia="方正姚体" w:hAnsi="方正姚体" w:hint="eastAsia"/>
                <w:bCs/>
                <w:sz w:val="32"/>
              </w:rPr>
            </w:pPr>
            <w:r w:rsidRPr="00547AA8">
              <w:rPr>
                <w:rFonts w:ascii="方正姚体" w:eastAsia="方正姚体" w:hAnsi="方正姚体" w:hint="eastAsia"/>
                <w:bCs/>
                <w:sz w:val="32"/>
              </w:rPr>
              <w:t>黄若尘</w:t>
            </w:r>
          </w:p>
        </w:tc>
        <w:tc>
          <w:tcPr>
            <w:tcW w:w="860" w:type="pct"/>
            <w:tcBorders>
              <w:top w:val="single" w:sz="4" w:space="0" w:color="auto"/>
            </w:tcBorders>
            <w:vAlign w:val="center"/>
          </w:tcPr>
          <w:p w14:paraId="3A4A4743" w14:textId="6E1DAD7F" w:rsidR="00EE4A9C" w:rsidRPr="00587B28" w:rsidRDefault="00EE4A9C" w:rsidP="00EE4A9C">
            <w:pPr>
              <w:rPr>
                <w:rFonts w:ascii="方正姚体" w:eastAsia="方正姚体"/>
                <w:bCs/>
                <w:sz w:val="32"/>
                <w:szCs w:val="32"/>
              </w:rPr>
            </w:pPr>
            <w:r w:rsidRPr="00587B28">
              <w:rPr>
                <w:rFonts w:ascii="方正姚体" w:eastAsia="方正姚体" w:hint="eastAsia"/>
                <w:bCs/>
                <w:sz w:val="32"/>
                <w:szCs w:val="32"/>
              </w:rPr>
              <w:t>职</w:t>
            </w:r>
            <w:r w:rsidRPr="00587B28">
              <w:rPr>
                <w:rFonts w:ascii="方正姚体" w:eastAsia="方正姚体" w:hAnsi="方正姚体"/>
                <w:bCs/>
                <w:sz w:val="32"/>
                <w:szCs w:val="32"/>
              </w:rPr>
              <w:t xml:space="preserve">   </w:t>
            </w:r>
            <w:r w:rsidRPr="00587B28">
              <w:rPr>
                <w:rFonts w:ascii="方正姚体" w:eastAsia="方正姚体" w:hint="eastAsia"/>
                <w:bCs/>
                <w:sz w:val="32"/>
                <w:szCs w:val="32"/>
              </w:rPr>
              <w:t>称</w:t>
            </w:r>
            <w:r w:rsidRPr="00587B28">
              <w:rPr>
                <w:rFonts w:ascii="方正姚体" w:eastAsia="方正姚体"/>
                <w:bCs/>
                <w:sz w:val="32"/>
                <w:szCs w:val="32"/>
              </w:rPr>
              <w:t>:</w:t>
            </w:r>
          </w:p>
        </w:tc>
        <w:tc>
          <w:tcPr>
            <w:tcW w:w="1640" w:type="pct"/>
            <w:tcBorders>
              <w:top w:val="single" w:sz="4" w:space="0" w:color="auto"/>
              <w:bottom w:val="single" w:sz="4" w:space="0" w:color="auto"/>
            </w:tcBorders>
            <w:vAlign w:val="center"/>
          </w:tcPr>
          <w:p w14:paraId="12842891" w14:textId="7B739A9D" w:rsidR="00EE4A9C" w:rsidRPr="00547AA8" w:rsidRDefault="00EE4A9C" w:rsidP="00EE4A9C">
            <w:pPr>
              <w:jc w:val="center"/>
              <w:rPr>
                <w:rFonts w:ascii="方正姚体" w:eastAsia="方正姚体" w:hAnsi="方正姚体" w:hint="eastAsia"/>
                <w:bCs/>
                <w:sz w:val="32"/>
              </w:rPr>
            </w:pPr>
            <w:r>
              <w:rPr>
                <w:rFonts w:ascii="方正姚体" w:eastAsia="方正姚体" w:hAnsi="方正姚体" w:hint="eastAsia"/>
                <w:bCs/>
                <w:sz w:val="32"/>
              </w:rPr>
              <w:t>讲师</w:t>
            </w:r>
          </w:p>
        </w:tc>
      </w:tr>
      <w:tr w:rsidR="00EE4A9C" w14:paraId="23DA00D1" w14:textId="77777777" w:rsidTr="00057AD7">
        <w:trPr>
          <w:cantSplit/>
          <w:trHeight w:val="476"/>
        </w:trPr>
        <w:tc>
          <w:tcPr>
            <w:tcW w:w="5000" w:type="pct"/>
            <w:gridSpan w:val="4"/>
            <w:vAlign w:val="center"/>
          </w:tcPr>
          <w:p w14:paraId="09A96003" w14:textId="77777777" w:rsidR="00EE4A9C" w:rsidRDefault="00EE4A9C" w:rsidP="00EE4A9C">
            <w:pPr>
              <w:jc w:val="center"/>
              <w:rPr>
                <w:rFonts w:ascii="方正姚体" w:eastAsia="方正姚体"/>
                <w:sz w:val="32"/>
              </w:rPr>
            </w:pPr>
          </w:p>
          <w:p w14:paraId="41D502D2" w14:textId="00AD937C" w:rsidR="00EE4A9C" w:rsidRDefault="00EE4A9C" w:rsidP="00EE4A9C">
            <w:pPr>
              <w:jc w:val="center"/>
              <w:rPr>
                <w:rFonts w:ascii="方正姚体" w:eastAsia="方正姚体"/>
                <w:sz w:val="32"/>
              </w:rPr>
            </w:pPr>
            <w:r>
              <w:rPr>
                <w:rFonts w:ascii="方正姚体" w:eastAsia="方正姚体" w:hint="eastAsia"/>
                <w:sz w:val="32"/>
              </w:rPr>
              <w:t>2025年 6月2日</w:t>
            </w:r>
          </w:p>
        </w:tc>
      </w:tr>
      <w:tr w:rsidR="00EE4A9C" w14:paraId="1D12FA4C" w14:textId="77777777" w:rsidTr="00057AD7">
        <w:trPr>
          <w:cantSplit/>
          <w:trHeight w:val="471"/>
        </w:trPr>
        <w:tc>
          <w:tcPr>
            <w:tcW w:w="5000" w:type="pct"/>
            <w:gridSpan w:val="4"/>
            <w:vAlign w:val="center"/>
          </w:tcPr>
          <w:p w14:paraId="7D5E132F" w14:textId="77777777" w:rsidR="00EE4A9C" w:rsidRDefault="00EE4A9C" w:rsidP="00EE4A9C">
            <w:pPr>
              <w:jc w:val="center"/>
              <w:rPr>
                <w:sz w:val="32"/>
              </w:rPr>
            </w:pPr>
            <w:r>
              <w:rPr>
                <w:rFonts w:ascii="方正姚体" w:eastAsia="方正姚体" w:hAnsi="宋体" w:hint="eastAsia"/>
                <w:sz w:val="32"/>
              </w:rPr>
              <w:t>南京医科大学教务处制</w:t>
            </w:r>
          </w:p>
        </w:tc>
      </w:tr>
      <w:tr w:rsidR="00EE4A9C" w14:paraId="62AB26B5" w14:textId="77777777" w:rsidTr="00EE4A9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4"/>
            <w:vAlign w:val="center"/>
          </w:tcPr>
          <w:p w14:paraId="37A622F6" w14:textId="07227928" w:rsidR="00EE4A9C" w:rsidRDefault="00EE4A9C" w:rsidP="00EE4A9C">
            <w:pPr>
              <w:pStyle w:val="1"/>
              <w:spacing w:before="156" w:after="156"/>
              <w:rPr>
                <w:rFonts w:eastAsia="宋体"/>
              </w:rPr>
            </w:pPr>
            <w:bookmarkStart w:id="2" w:name="_Toc166422684"/>
            <w:bookmarkStart w:id="3" w:name="_Hlk199774931"/>
            <w:r w:rsidRPr="00E92005">
              <w:rPr>
                <w:rFonts w:eastAsia="宋体" w:hint="eastAsia"/>
              </w:rPr>
              <w:lastRenderedPageBreak/>
              <w:t>课题的意义、国内外研究概况、应用前景等</w:t>
            </w:r>
            <w:bookmarkEnd w:id="2"/>
          </w:p>
          <w:p w14:paraId="62FCB994" w14:textId="729B90C0" w:rsidR="00EE4A9C" w:rsidRPr="00C51A5D" w:rsidRDefault="00EE4A9C" w:rsidP="00EE4A9C">
            <w:pPr>
              <w:pStyle w:val="altz"/>
              <w:ind w:firstLine="420"/>
            </w:pPr>
            <w:r w:rsidRPr="00CD654E">
              <w:t>生殖健康是</w:t>
            </w:r>
            <w:r>
              <w:rPr>
                <w:rFonts w:hint="eastAsia"/>
              </w:rPr>
              <w:t>青</w:t>
            </w:r>
            <w:r w:rsidRPr="00CD654E">
              <w:t>少年身心健康的</w:t>
            </w:r>
            <w:r>
              <w:rPr>
                <w:rFonts w:hint="eastAsia"/>
              </w:rPr>
              <w:t>重要基础之一。然而，有关</w:t>
            </w:r>
            <w:r w:rsidRPr="00C51A5D">
              <w:t>问题在全球范围内日益严峻</w:t>
            </w:r>
            <w:r>
              <w:rPr>
                <w:rFonts w:hint="eastAsia"/>
              </w:rPr>
              <w:t>。世界经济论坛</w:t>
            </w:r>
            <w:r>
              <w:rPr>
                <w:rFonts w:hint="eastAsia"/>
              </w:rPr>
              <w:t>2024</w:t>
            </w:r>
            <w:r>
              <w:rPr>
                <w:rFonts w:hint="eastAsia"/>
              </w:rPr>
              <w:t>年有关报道表明，</w:t>
            </w:r>
            <w:r w:rsidRPr="00C51A5D">
              <w:t>在亚太地区，每年约有</w:t>
            </w:r>
            <w:r w:rsidRPr="00C51A5D">
              <w:t>390</w:t>
            </w:r>
            <w:r w:rsidRPr="00C51A5D">
              <w:t>万例青少年意外怀孕，其中</w:t>
            </w:r>
            <w:r w:rsidRPr="00C51A5D">
              <w:t>43%</w:t>
            </w:r>
            <w:r w:rsidRPr="00C51A5D">
              <w:t>为非计划妊娠，导致大量不安全堕胎和相关健康风险</w:t>
            </w:r>
            <w:r w:rsidRPr="0011000A">
              <w:rPr>
                <w:rFonts w:hint="eastAsia"/>
                <w:vertAlign w:val="superscript"/>
              </w:rPr>
              <w:t>[1]</w:t>
            </w:r>
            <w:r w:rsidRPr="00C51A5D">
              <w:t>。在中国，未婚青少年中约有</w:t>
            </w:r>
            <w:r w:rsidRPr="00C51A5D">
              <w:t>22.4%</w:t>
            </w:r>
            <w:r w:rsidRPr="00C51A5D">
              <w:t>曾发生性行为，超过半数在首次性行为时未采取避孕措施，导致非意愿妊娠率超过</w:t>
            </w:r>
            <w:r w:rsidRPr="00C51A5D">
              <w:t>20%</w:t>
            </w:r>
            <w:r w:rsidRPr="00C51A5D">
              <w:t>，其中</w:t>
            </w:r>
            <w:r w:rsidRPr="00C51A5D">
              <w:t>91%</w:t>
            </w:r>
            <w:r w:rsidRPr="00C51A5D">
              <w:t>选择流产</w:t>
            </w:r>
            <w:r>
              <w:rPr>
                <w:rStyle w:val="af6"/>
                <w:rFonts w:hint="eastAsia"/>
              </w:rPr>
              <w:t>[2]</w:t>
            </w:r>
            <w:r w:rsidRPr="00C51A5D">
              <w:t>。此外，</w:t>
            </w:r>
            <w:r w:rsidRPr="00C51A5D">
              <w:t>15-24</w:t>
            </w:r>
            <w:r w:rsidRPr="00C51A5D">
              <w:t>岁</w:t>
            </w:r>
            <w:r>
              <w:rPr>
                <w:rFonts w:hint="eastAsia"/>
              </w:rPr>
              <w:t>的</w:t>
            </w:r>
            <w:r w:rsidRPr="00C51A5D">
              <w:t>青少年艾滋病感染者数量也在上升</w:t>
            </w:r>
            <w:r>
              <w:rPr>
                <w:rStyle w:val="af6"/>
                <w:rFonts w:hint="eastAsia"/>
              </w:rPr>
              <w:t>[3]</w:t>
            </w:r>
            <w:r w:rsidRPr="00C51A5D">
              <w:t>。这些数据</w:t>
            </w:r>
            <w:r>
              <w:rPr>
                <w:rFonts w:hint="eastAsia"/>
              </w:rPr>
              <w:t>均</w:t>
            </w:r>
            <w:r w:rsidRPr="00C51A5D">
              <w:t>反映出青少年在性与生殖健康知识和服务方面的缺乏，亟需加强性教育和健康服务的普及，以</w:t>
            </w:r>
            <w:r>
              <w:rPr>
                <w:rFonts w:hint="eastAsia"/>
              </w:rPr>
              <w:t>求</w:t>
            </w:r>
            <w:r w:rsidRPr="00C51A5D">
              <w:t>改善青少年生殖健康状况。</w:t>
            </w:r>
          </w:p>
          <w:p w14:paraId="6A255D7C" w14:textId="0E7EEB93" w:rsidR="00EE4A9C" w:rsidRPr="005F5531" w:rsidRDefault="00EE4A9C" w:rsidP="00EE4A9C">
            <w:pPr>
              <w:pStyle w:val="2"/>
              <w:spacing w:before="156" w:after="156"/>
            </w:pPr>
            <w:r>
              <w:rPr>
                <w:rFonts w:hint="eastAsia"/>
              </w:rPr>
              <w:t>研</w:t>
            </w:r>
            <w:r w:rsidRPr="005F5531">
              <w:t>究意义</w:t>
            </w:r>
          </w:p>
          <w:p w14:paraId="60FE9BF6" w14:textId="026FEF15" w:rsidR="00EE4A9C" w:rsidRPr="00FE3C90" w:rsidRDefault="00EE4A9C" w:rsidP="00EE4A9C">
            <w:pPr>
              <w:pStyle w:val="altz"/>
              <w:ind w:firstLine="420"/>
            </w:pPr>
            <w:r w:rsidRPr="00FE3C90">
              <w:t>青少年生殖健康，涵盖避孕知识、安全流产服务、性传播疾病预防，以及情感教育、健康意识培养等多个维度</w:t>
            </w:r>
            <w:r w:rsidRPr="0011000A">
              <w:rPr>
                <w:rFonts w:hint="eastAsia"/>
                <w:vertAlign w:val="superscript"/>
              </w:rPr>
              <w:t>[4]</w:t>
            </w:r>
            <w:r w:rsidRPr="00FE3C90">
              <w:t>。尽管全球在女性健康领域取得了显著进展，但传统医疗保健系统在满足青少年多样化生殖健康需求方面仍显</w:t>
            </w:r>
            <w:r>
              <w:rPr>
                <w:rFonts w:hint="eastAsia"/>
              </w:rPr>
              <w:t>乏力</w:t>
            </w:r>
            <w:r w:rsidRPr="00FE3C90">
              <w:t>，尤其是在中国这样受传统观念影响较深的社会环境中，这种</w:t>
            </w:r>
            <w:r>
              <w:rPr>
                <w:rFonts w:hint="eastAsia"/>
              </w:rPr>
              <w:t>短板</w:t>
            </w:r>
            <w:r w:rsidRPr="00FE3C90">
              <w:t>尤为突出</w:t>
            </w:r>
            <w:r>
              <w:rPr>
                <w:rStyle w:val="af6"/>
                <w:rFonts w:hint="eastAsia"/>
              </w:rPr>
              <w:t>[5]</w:t>
            </w:r>
            <w:r w:rsidRPr="00FE3C90">
              <w:t>。传统教育体系对生殖健康话题的敏感性限制了相关知识的广泛传播，</w:t>
            </w:r>
            <w:r>
              <w:rPr>
                <w:rFonts w:hint="eastAsia"/>
              </w:rPr>
              <w:t>致使</w:t>
            </w:r>
            <w:r w:rsidRPr="00FE3C90">
              <w:t>青少年在理解和应对生殖健康挑战时存在显著的知识和能力缺口</w:t>
            </w:r>
            <w:r w:rsidRPr="0011000A">
              <w:rPr>
                <w:rFonts w:hint="eastAsia"/>
                <w:vertAlign w:val="superscript"/>
              </w:rPr>
              <w:t>[6]</w:t>
            </w:r>
            <w:r w:rsidRPr="00FE3C90">
              <w:t>。因此，探索</w:t>
            </w:r>
            <w:r>
              <w:rPr>
                <w:rFonts w:hint="eastAsia"/>
              </w:rPr>
              <w:t>面向青少年</w:t>
            </w:r>
            <w:r w:rsidRPr="00FE3C90">
              <w:t>更有效的生殖健康信息传播渠道，成为当前亟待解决的重要课题。</w:t>
            </w:r>
          </w:p>
          <w:p w14:paraId="22B21352" w14:textId="31B250CC" w:rsidR="00EE4A9C" w:rsidRPr="00FE3C90" w:rsidRDefault="00EE4A9C" w:rsidP="00EE4A9C">
            <w:pPr>
              <w:pStyle w:val="altz"/>
              <w:ind w:firstLine="420"/>
            </w:pPr>
            <w:r w:rsidRPr="00FE3C90">
              <w:t>互联网和社交媒体的迅猛发展为青少年获取健康信息提供了全新的路径，尤其是在涉及敏感话题时，数字平台的匿名性、便捷性和广泛的可及性使其成为不可或缺的</w:t>
            </w:r>
            <w:bookmarkStart w:id="4" w:name="_Ref199700398"/>
            <w:r>
              <w:rPr>
                <w:rFonts w:hint="eastAsia"/>
              </w:rPr>
              <w:t>信息来源</w:t>
            </w:r>
            <w:r>
              <w:rPr>
                <w:rStyle w:val="af6"/>
              </w:rPr>
              <w:t>[</w:t>
            </w:r>
            <w:r>
              <w:rPr>
                <w:rStyle w:val="af6"/>
                <w:rFonts w:hint="eastAsia"/>
              </w:rPr>
              <w:t>7</w:t>
            </w:r>
            <w:r w:rsidRPr="0011000A">
              <w:rPr>
                <w:rFonts w:hint="eastAsia"/>
                <w:vertAlign w:val="superscript"/>
              </w:rPr>
              <w:t>-9</w:t>
            </w:r>
            <w:r w:rsidRPr="0011000A">
              <w:rPr>
                <w:rStyle w:val="af6"/>
              </w:rPr>
              <w:t>]</w:t>
            </w:r>
            <w:bookmarkEnd w:id="4"/>
            <w:r w:rsidRPr="00FE3C90">
              <w:t>。已有研究表明，在线教育项目和移动健康应用程序等数字干预措施在提升青少年性健康知识水平和促进行为改变方面具有显著效果</w:t>
            </w:r>
            <w:r w:rsidRPr="0011000A">
              <w:rPr>
                <w:rStyle w:val="af6"/>
                <w:rFonts w:hint="eastAsia"/>
              </w:rPr>
              <w:t>[</w:t>
            </w:r>
            <w:r w:rsidRPr="0011000A">
              <w:rPr>
                <w:rFonts w:hint="eastAsia"/>
                <w:vertAlign w:val="superscript"/>
              </w:rPr>
              <w:t>10-12]</w:t>
            </w:r>
            <w:r w:rsidRPr="00FE3C90">
              <w:t>。这些平台通过提供灵活、可扩展的传播方式，有效克服了传统健康服务在覆盖面和接受度上的局限，为青少年生殖健康教育开辟了新的可能性。</w:t>
            </w:r>
          </w:p>
          <w:p w14:paraId="249BFA4C" w14:textId="107B4D51" w:rsidR="00EE4A9C" w:rsidRPr="00FE3C90" w:rsidRDefault="00EE4A9C" w:rsidP="00EE4A9C">
            <w:pPr>
              <w:pStyle w:val="altz"/>
              <w:ind w:firstLine="420"/>
            </w:pPr>
            <w:r w:rsidRPr="00FE3C90">
              <w:t>在中国，</w:t>
            </w:r>
            <w:proofErr w:type="gramStart"/>
            <w:r w:rsidRPr="00FE3C90">
              <w:t>哔</w:t>
            </w:r>
            <w:proofErr w:type="gramEnd"/>
            <w:r w:rsidRPr="00FE3C90">
              <w:t>哩哔哩（</w:t>
            </w:r>
            <w:proofErr w:type="spellStart"/>
            <w:r w:rsidRPr="00FE3C90">
              <w:t>Bilibili</w:t>
            </w:r>
            <w:proofErr w:type="spellEnd"/>
            <w:r w:rsidRPr="00FE3C90">
              <w:t>）作为深受</w:t>
            </w:r>
            <w:r w:rsidRPr="00FE3C90">
              <w:t>Z</w:t>
            </w:r>
            <w:r w:rsidRPr="00FE3C90">
              <w:t>世代欢迎的视频分享平台，已成为青少年获取生殖健康信息的重要渠道。截至</w:t>
            </w:r>
            <w:r w:rsidRPr="00FE3C90">
              <w:t>2024</w:t>
            </w:r>
            <w:r w:rsidRPr="00FE3C90">
              <w:t>年，</w:t>
            </w:r>
            <w:proofErr w:type="spellStart"/>
            <w:r w:rsidRPr="00FE3C90">
              <w:t>Bilibili</w:t>
            </w:r>
            <w:proofErr w:type="spellEnd"/>
            <w:r w:rsidRPr="00FE3C90">
              <w:t>拥有约</w:t>
            </w:r>
            <w:r w:rsidRPr="00FE3C90">
              <w:t>3.</w:t>
            </w:r>
            <w:proofErr w:type="gramStart"/>
            <w:r w:rsidRPr="00FE3C90">
              <w:t>41</w:t>
            </w:r>
            <w:r w:rsidRPr="00FE3C90">
              <w:t>亿月活跃</w:t>
            </w:r>
            <w:proofErr w:type="gramEnd"/>
            <w:r w:rsidRPr="00FE3C90">
              <w:t>用户，其中超过</w:t>
            </w:r>
            <w:r w:rsidRPr="00FE3C90">
              <w:t>80%</w:t>
            </w:r>
            <w:r w:rsidRPr="00FE3C90">
              <w:t>的用户为</w:t>
            </w:r>
            <w:r w:rsidRPr="00FE3C90">
              <w:t>24</w:t>
            </w:r>
            <w:r w:rsidRPr="00FE3C90">
              <w:t>岁以下的年轻群体</w:t>
            </w:r>
            <w:r w:rsidRPr="0011000A">
              <w:rPr>
                <w:rFonts w:hint="eastAsia"/>
                <w:vertAlign w:val="superscript"/>
              </w:rPr>
              <w:t>[</w:t>
            </w:r>
            <w:r w:rsidRPr="0011000A">
              <w:rPr>
                <w:vertAlign w:val="superscript"/>
              </w:rPr>
              <w:fldChar w:fldCharType="begin"/>
            </w:r>
            <w:r w:rsidRPr="0011000A">
              <w:rPr>
                <w:vertAlign w:val="superscript"/>
              </w:rPr>
              <w:instrText xml:space="preserve"> NOTEREF _Ref199700398 \f \h </w:instrText>
            </w:r>
            <w:r>
              <w:rPr>
                <w:vertAlign w:val="superscript"/>
              </w:rPr>
              <w:instrText xml:space="preserve"> \* MERGEFORMAT </w:instrText>
            </w:r>
            <w:r w:rsidRPr="0011000A">
              <w:rPr>
                <w:vertAlign w:val="superscript"/>
              </w:rPr>
            </w:r>
            <w:r w:rsidRPr="0011000A">
              <w:rPr>
                <w:vertAlign w:val="superscript"/>
              </w:rPr>
              <w:fldChar w:fldCharType="separate"/>
            </w:r>
            <w:r w:rsidRPr="0011000A">
              <w:rPr>
                <w:rStyle w:val="af6"/>
              </w:rPr>
              <w:t>7</w:t>
            </w:r>
            <w:r w:rsidRPr="0011000A">
              <w:rPr>
                <w:vertAlign w:val="superscript"/>
              </w:rPr>
              <w:fldChar w:fldCharType="end"/>
            </w:r>
            <w:r w:rsidRPr="0011000A">
              <w:rPr>
                <w:rFonts w:hint="eastAsia"/>
                <w:vertAlign w:val="superscript"/>
              </w:rPr>
              <w:t>]</w:t>
            </w:r>
            <w:r w:rsidRPr="00FE3C90">
              <w:t>。这一独特的用户画像使其成为研究青少年生殖健康信息传播效果的理想平台。</w:t>
            </w:r>
            <w:proofErr w:type="spellStart"/>
            <w:r w:rsidRPr="00FE3C90">
              <w:t>Bilibili</w:t>
            </w:r>
            <w:proofErr w:type="spellEnd"/>
            <w:r w:rsidRPr="00FE3C90">
              <w:t>上用户生成内容（</w:t>
            </w:r>
            <w:r w:rsidRPr="00AF1A5D">
              <w:t>User-generated content</w:t>
            </w:r>
            <w:r>
              <w:rPr>
                <w:rFonts w:hint="eastAsia"/>
              </w:rPr>
              <w:t xml:space="preserve">, </w:t>
            </w:r>
            <w:r w:rsidRPr="00FE3C90">
              <w:t>UGC</w:t>
            </w:r>
            <w:r w:rsidRPr="00FE3C90">
              <w:t>）的广泛性和多样性为分析青少年健康需求、信息偏好及情感反应提供了丰富的素材，同时也凸显了评估内容质量和可信度的重要性。</w:t>
            </w:r>
          </w:p>
          <w:p w14:paraId="0EDDF05B" w14:textId="57EDEC43" w:rsidR="00EE4A9C" w:rsidRPr="00FE3C90" w:rsidRDefault="00EE4A9C" w:rsidP="00EE4A9C">
            <w:pPr>
              <w:pStyle w:val="altz"/>
              <w:ind w:firstLine="420"/>
            </w:pPr>
            <w:r w:rsidRPr="00FE3C90">
              <w:t>本研究</w:t>
            </w:r>
            <w:r>
              <w:rPr>
                <w:rFonts w:hint="eastAsia"/>
              </w:rPr>
              <w:t>拟</w:t>
            </w:r>
            <w:r w:rsidRPr="00FE3C90">
              <w:t>通过网络文本挖掘技术，系统分析</w:t>
            </w:r>
            <w:proofErr w:type="spellStart"/>
            <w:r w:rsidRPr="00FE3C90">
              <w:t>Bilibili</w:t>
            </w:r>
            <w:proofErr w:type="spellEnd"/>
            <w:r w:rsidRPr="00FE3C90">
              <w:t>平台上与生殖健康相关的视频内容、用户参与行为及情感响应，</w:t>
            </w:r>
            <w:r w:rsidRPr="00FE3C90">
              <w:rPr>
                <w:u w:val="single"/>
              </w:rPr>
              <w:t>旨在挖掘青少年在生殖健康领域的核心诉求和信息缺口</w:t>
            </w:r>
            <w:r w:rsidRPr="00FE3C90">
              <w:t>。网络文本挖掘技术已被证明在公共卫生研究中具有重要价值，能够从海量社交媒体数据中提取关键见解，识别健康相关问题和信息传播的瓶颈</w:t>
            </w:r>
            <w:r>
              <w:rPr>
                <w:rStyle w:val="af6"/>
              </w:rPr>
              <w:t>[</w:t>
            </w:r>
            <w:r>
              <w:rPr>
                <w:rStyle w:val="af6"/>
                <w:rFonts w:hint="eastAsia"/>
              </w:rPr>
              <w:t>1</w:t>
            </w:r>
            <w:r w:rsidRPr="0011000A">
              <w:rPr>
                <w:rFonts w:hint="eastAsia"/>
                <w:vertAlign w:val="superscript"/>
              </w:rPr>
              <w:t>3-15]</w:t>
            </w:r>
            <w:r w:rsidRPr="00FE3C90">
              <w:t>。通过深入分析用户评论、讨论内容及情绪反应，本研究</w:t>
            </w:r>
            <w:r>
              <w:rPr>
                <w:rFonts w:hint="eastAsia"/>
              </w:rPr>
              <w:t>致力于</w:t>
            </w:r>
            <w:r w:rsidRPr="00FE3C90">
              <w:t>揭示青少年对生殖健康内容的接受度和偏好，识别平台内容的质量差距及情感影响，为制定精准的健康教育政策和优化数字平台内容提供数据支持。</w:t>
            </w:r>
          </w:p>
          <w:p w14:paraId="735A961E" w14:textId="2B68D382" w:rsidR="00EE4A9C" w:rsidRPr="00FE3C90" w:rsidRDefault="00EE4A9C" w:rsidP="00EE4A9C">
            <w:pPr>
              <w:pStyle w:val="altz"/>
              <w:ind w:firstLine="420"/>
            </w:pPr>
            <w:r w:rsidRPr="003A1388">
              <w:t>鉴于数字平台在青少年健康教育中的关键作用，确保在线传播信息的可靠性和全面性至关重要</w:t>
            </w:r>
            <w:r>
              <w:rPr>
                <w:rFonts w:hint="eastAsia"/>
              </w:rPr>
              <w:t>。</w:t>
            </w:r>
            <w:r w:rsidRPr="00FE3C90">
              <w:t>由于用户生成内容通常缺乏专业医疗监督，信息的准确性和全面性可能存在隐患</w:t>
            </w:r>
            <w:r>
              <w:rPr>
                <w:rStyle w:val="af6"/>
              </w:rPr>
              <w:t>[</w:t>
            </w:r>
            <w:r>
              <w:rPr>
                <w:rStyle w:val="af6"/>
                <w:rFonts w:hint="eastAsia"/>
              </w:rPr>
              <w:t>1</w:t>
            </w:r>
            <w:r w:rsidRPr="0011000A">
              <w:rPr>
                <w:rFonts w:hint="eastAsia"/>
                <w:vertAlign w:val="superscript"/>
              </w:rPr>
              <w:t>6,17</w:t>
            </w:r>
            <w:r>
              <w:rPr>
                <w:rStyle w:val="af6"/>
              </w:rPr>
              <w:t>]</w:t>
            </w:r>
            <w:r w:rsidRPr="00FE3C90">
              <w:t>。本研究</w:t>
            </w:r>
            <w:r>
              <w:rPr>
                <w:rFonts w:hint="eastAsia"/>
              </w:rPr>
              <w:t>拟</w:t>
            </w:r>
            <w:r w:rsidRPr="00FE3C90">
              <w:t>通过考察</w:t>
            </w:r>
            <w:proofErr w:type="spellStart"/>
            <w:r w:rsidRPr="00FE3C90">
              <w:t>Bilibili</w:t>
            </w:r>
            <w:proofErr w:type="spellEnd"/>
            <w:r w:rsidRPr="00FE3C90">
              <w:t>平台上生殖健康视频的上传者背景、内容覆盖范围、用户参与模式及情感反馈，</w:t>
            </w:r>
            <w:r>
              <w:rPr>
                <w:rFonts w:hint="eastAsia"/>
              </w:rPr>
              <w:t>进而</w:t>
            </w:r>
            <w:r w:rsidRPr="00FE3C90">
              <w:t>系统评估其传播效果，识别关键的信息需求和内容</w:t>
            </w:r>
            <w:r>
              <w:rPr>
                <w:rFonts w:hint="eastAsia"/>
              </w:rPr>
              <w:t>缺乏</w:t>
            </w:r>
            <w:r w:rsidRPr="00FE3C90">
              <w:t>。</w:t>
            </w:r>
            <w:r>
              <w:rPr>
                <w:rFonts w:hint="eastAsia"/>
              </w:rPr>
              <w:t>相关</w:t>
            </w:r>
            <w:r w:rsidRPr="00FE3C90">
              <w:t>研究成果</w:t>
            </w:r>
            <w:r>
              <w:rPr>
                <w:rFonts w:hint="eastAsia"/>
              </w:rPr>
              <w:t>有望</w:t>
            </w:r>
            <w:r w:rsidRPr="00FE3C90">
              <w:t>为提升数字生殖健康干预措施的质量和影响力提供科学依据，助力青少年获得准确、全面且具有情感共鸣的健康信息，推动中国青少年生殖健康教育事业的进步。</w:t>
            </w:r>
          </w:p>
          <w:p w14:paraId="4F68A580" w14:textId="549FCC4B" w:rsidR="00EE4A9C" w:rsidRDefault="00EE4A9C" w:rsidP="00EE4A9C">
            <w:pPr>
              <w:pStyle w:val="2"/>
              <w:spacing w:before="156" w:after="156"/>
            </w:pPr>
            <w:r w:rsidRPr="005F5531">
              <w:t>国内外研究概况</w:t>
            </w:r>
          </w:p>
          <w:p w14:paraId="79A91C97" w14:textId="087E0DCB" w:rsidR="00EE4A9C" w:rsidRPr="00C7023F" w:rsidRDefault="00EE4A9C" w:rsidP="00EE4A9C">
            <w:pPr>
              <w:pStyle w:val="altz"/>
              <w:ind w:firstLine="420"/>
            </w:pPr>
            <w:r w:rsidRPr="00C7023F">
              <w:t>国内外在青少年生殖健康教育领域的研究均显示出社交媒体和数字平台的巨大潜力，但因文化背景和研究深度差异，呈现出不同特点。国外研究以欧美和非洲为重点，证实数字干预措施能</w:t>
            </w:r>
            <w:r w:rsidRPr="00C7023F">
              <w:lastRenderedPageBreak/>
              <w:t>显著提升青少年性健康知识水平，并促进行为改变，同时关注隐私保护和情绪反应等挑战。国内研究则受传统观念限制，长期聚焦学校教育，近年来逐渐转向</w:t>
            </w:r>
            <w:proofErr w:type="spellStart"/>
            <w:r w:rsidRPr="00657202">
              <w:rPr>
                <w:rFonts w:hint="eastAsia"/>
              </w:rPr>
              <w:t>Bilibili</w:t>
            </w:r>
            <w:proofErr w:type="spellEnd"/>
            <w:r w:rsidRPr="00C7023F">
              <w:t>等社交媒体平台，探索其在健康传播中的作用，但内容质量参差不齐且对青少年互动行为的深入分析</w:t>
            </w:r>
            <w:r>
              <w:rPr>
                <w:rFonts w:hint="eastAsia"/>
              </w:rPr>
              <w:t>有限</w:t>
            </w:r>
            <w:r w:rsidRPr="00C7023F">
              <w:t>。</w:t>
            </w:r>
            <w:r w:rsidRPr="005F5531">
              <w:t>目前国内外在数字平台上的青少年生殖健康教育研究虽已取得一定进展，但仍存在明显差</w:t>
            </w:r>
            <w:r>
              <w:rPr>
                <w:rFonts w:hint="eastAsia"/>
              </w:rPr>
              <w:t>别</w:t>
            </w:r>
            <w:r w:rsidRPr="005F5531">
              <w:t>和不足。</w:t>
            </w:r>
          </w:p>
          <w:p w14:paraId="5012F360" w14:textId="4923D594" w:rsidR="00EE4A9C" w:rsidRPr="005F5531" w:rsidRDefault="00EE4A9C" w:rsidP="00EE4A9C">
            <w:pPr>
              <w:pStyle w:val="3"/>
              <w:spacing w:before="156" w:after="156"/>
            </w:pPr>
            <w:r w:rsidRPr="00E92005">
              <w:rPr>
                <w:rFonts w:hint="eastAsia"/>
              </w:rPr>
              <w:t>国外研究概况</w:t>
            </w:r>
          </w:p>
          <w:p w14:paraId="40AE60E7" w14:textId="77777777" w:rsidR="00EE4A9C" w:rsidRPr="004E1B04" w:rsidRDefault="00EE4A9C" w:rsidP="00EE4A9C">
            <w:pPr>
              <w:pStyle w:val="altz"/>
              <w:ind w:firstLine="420"/>
            </w:pPr>
            <w:r w:rsidRPr="004E1B04">
              <w:t>国外学术界在青少年生殖健康教育领域的研究起步较早，尤其是在社交媒体和数字平台的应用方面，已形成较为系统的理论框架和实证成果。这些研究主要集中在欧美国家及部分发展中国家，探讨了数字技术如何为青少年提供健康信息，以及随之而来的机遇与挑战。</w:t>
            </w:r>
          </w:p>
          <w:p w14:paraId="7CC86325" w14:textId="4F39F00C" w:rsidR="00EE4A9C" w:rsidRPr="004E1B04" w:rsidRDefault="00EE4A9C" w:rsidP="00EE4A9C">
            <w:pPr>
              <w:pStyle w:val="altz"/>
              <w:ind w:firstLine="420"/>
            </w:pPr>
            <w:r w:rsidRPr="004E1B04">
              <w:t>在北美地区，学者们发现，社交媒体和移动应用程序等数字干预措施在提升青少年性健康知识方面具有显著效果。</w:t>
            </w:r>
            <w:r>
              <w:rPr>
                <w:rFonts w:hint="eastAsia"/>
              </w:rPr>
              <w:t>2020</w:t>
            </w:r>
            <w:r>
              <w:rPr>
                <w:rFonts w:hint="eastAsia"/>
              </w:rPr>
              <w:t>年的一项</w:t>
            </w:r>
            <w:r w:rsidRPr="004E1B04">
              <w:t>研究表明，社交媒体为被称为</w:t>
            </w:r>
            <w:r w:rsidRPr="004E1B04">
              <w:t>“</w:t>
            </w:r>
            <w:r w:rsidRPr="004E1B04">
              <w:t>数字原住民</w:t>
            </w:r>
            <w:r w:rsidRPr="004E1B04">
              <w:t>”</w:t>
            </w:r>
            <w:r w:rsidRPr="004E1B04">
              <w:t>的青少年提供了便捷的信息获取渠道，尤其是在涉及敏感话题如避孕和性病预防时表现尤为</w:t>
            </w:r>
            <w:r>
              <w:rPr>
                <w:rFonts w:hint="eastAsia"/>
              </w:rPr>
              <w:t>凸</w:t>
            </w:r>
            <w:r w:rsidRPr="004E1B04">
              <w:t>出</w:t>
            </w:r>
            <w:r w:rsidRPr="0011000A">
              <w:rPr>
                <w:rFonts w:hint="eastAsia"/>
                <w:vertAlign w:val="superscript"/>
              </w:rPr>
              <w:t>[</w:t>
            </w:r>
            <w:r>
              <w:rPr>
                <w:rStyle w:val="af6"/>
                <w:rFonts w:hint="eastAsia"/>
              </w:rPr>
              <w:t>1</w:t>
            </w:r>
            <w:r w:rsidRPr="0011000A">
              <w:rPr>
                <w:rFonts w:hint="eastAsia"/>
                <w:vertAlign w:val="superscript"/>
              </w:rPr>
              <w:t>8</w:t>
            </w:r>
            <w:r>
              <w:rPr>
                <w:rStyle w:val="af6"/>
              </w:rPr>
              <w:t>]</w:t>
            </w:r>
            <w:r w:rsidRPr="004E1B04">
              <w:t>。该研究</w:t>
            </w:r>
            <w:r>
              <w:rPr>
                <w:rFonts w:hint="eastAsia"/>
              </w:rPr>
              <w:t>同时</w:t>
            </w:r>
            <w:r w:rsidRPr="004E1B04">
              <w:t>指出，信息传播</w:t>
            </w:r>
            <w:r>
              <w:rPr>
                <w:rFonts w:hint="eastAsia"/>
              </w:rPr>
              <w:t>在具备高</w:t>
            </w:r>
            <w:r w:rsidRPr="004E1B04">
              <w:t>便利性</w:t>
            </w:r>
            <w:r>
              <w:rPr>
                <w:rFonts w:hint="eastAsia"/>
              </w:rPr>
              <w:t>的同时</w:t>
            </w:r>
            <w:r w:rsidRPr="004E1B04">
              <w:t>伴随着隐私泄露和心理压力的风险，提示未来的教育设计需更加注重保护青少年用户的个人信息和心理健康。</w:t>
            </w:r>
            <w:r>
              <w:rPr>
                <w:rFonts w:hint="eastAsia"/>
              </w:rPr>
              <w:t>以上研究</w:t>
            </w:r>
            <w:r w:rsidRPr="004E1B04">
              <w:t>不仅揭示了数字平台</w:t>
            </w:r>
            <w:r>
              <w:rPr>
                <w:rFonts w:hint="eastAsia"/>
              </w:rPr>
              <w:t>在生殖健康教育传播方面</w:t>
            </w:r>
            <w:r w:rsidRPr="004E1B04">
              <w:t>的</w:t>
            </w:r>
            <w:r>
              <w:rPr>
                <w:rFonts w:hint="eastAsia"/>
              </w:rPr>
              <w:t>能力</w:t>
            </w:r>
            <w:r w:rsidRPr="004E1B04">
              <w:t>，也为其应用</w:t>
            </w:r>
            <w:r>
              <w:rPr>
                <w:rFonts w:hint="eastAsia"/>
              </w:rPr>
              <w:t>的规范性和可靠性</w:t>
            </w:r>
            <w:r w:rsidRPr="004E1B04">
              <w:t>提出了更高的要求。</w:t>
            </w:r>
          </w:p>
          <w:p w14:paraId="2E906B7E" w14:textId="698B16E8" w:rsidR="00EE4A9C" w:rsidRPr="004E1B04" w:rsidRDefault="00EE4A9C" w:rsidP="00EE4A9C">
            <w:pPr>
              <w:pStyle w:val="altz"/>
              <w:ind w:firstLine="420"/>
            </w:pPr>
            <w:r>
              <w:rPr>
                <w:rFonts w:hint="eastAsia"/>
              </w:rPr>
              <w:t>在</w:t>
            </w:r>
            <w:bookmarkStart w:id="5" w:name="OLE_LINK2"/>
            <w:r w:rsidRPr="004E1B04">
              <w:t>非洲撒哈拉以南地区</w:t>
            </w:r>
            <w:bookmarkEnd w:id="5"/>
            <w:r w:rsidRPr="000B399A">
              <w:t>（</w:t>
            </w:r>
            <w:r w:rsidRPr="00C92686">
              <w:t>Sub-Saharan Africa</w:t>
            </w:r>
            <w:r>
              <w:rPr>
                <w:rFonts w:hint="eastAsia"/>
              </w:rPr>
              <w:t>，</w:t>
            </w:r>
            <w:r w:rsidRPr="000B399A">
              <w:t>SSA</w:t>
            </w:r>
            <w:r w:rsidRPr="000B399A">
              <w:t>）</w:t>
            </w:r>
            <w:r w:rsidRPr="004E1B04">
              <w:t>和印度等发展中国家，研究者</w:t>
            </w:r>
            <w:r>
              <w:rPr>
                <w:rFonts w:hint="eastAsia"/>
              </w:rPr>
              <w:t>较为</w:t>
            </w:r>
            <w:r w:rsidRPr="004E1B04">
              <w:t>关注数字平台在弥补传统教育资源</w:t>
            </w:r>
            <w:r>
              <w:rPr>
                <w:rFonts w:hint="eastAsia"/>
              </w:rPr>
              <w:t>亏乏</w:t>
            </w:r>
            <w:r w:rsidRPr="004E1B04">
              <w:t>方面的作用。</w:t>
            </w:r>
            <w:r>
              <w:rPr>
                <w:rFonts w:hint="eastAsia"/>
              </w:rPr>
              <w:t>自</w:t>
            </w:r>
            <w:r>
              <w:rPr>
                <w:rFonts w:hint="eastAsia"/>
              </w:rPr>
              <w:t>2011</w:t>
            </w:r>
            <w:r>
              <w:rPr>
                <w:rFonts w:hint="eastAsia"/>
              </w:rPr>
              <w:t>年设立的项目——</w:t>
            </w:r>
            <w:r w:rsidRPr="00C92686">
              <w:t>非洲虚拟大学（</w:t>
            </w:r>
            <w:r w:rsidRPr="00C92686">
              <w:t>African Virtual University</w:t>
            </w:r>
            <w:r>
              <w:rPr>
                <w:rFonts w:hint="eastAsia"/>
              </w:rPr>
              <w:t xml:space="preserve">, </w:t>
            </w:r>
            <w:r w:rsidRPr="00C92686">
              <w:t>AVU</w:t>
            </w:r>
            <w:r w:rsidRPr="00C92686">
              <w:t>）通过在线课程显著扩大了高等教育覆盖面，截至</w:t>
            </w:r>
            <w:r w:rsidRPr="00C92686">
              <w:t>2013</w:t>
            </w:r>
            <w:r w:rsidRPr="00C92686">
              <w:t>年在</w:t>
            </w:r>
            <w:r w:rsidRPr="00C92686">
              <w:t>27</w:t>
            </w:r>
            <w:r w:rsidRPr="00C92686">
              <w:t>个</w:t>
            </w:r>
            <w:r w:rsidRPr="00C92686">
              <w:t>SSA</w:t>
            </w:r>
            <w:r w:rsidRPr="00C92686">
              <w:t>国家培养了超过</w:t>
            </w:r>
            <w:r w:rsidRPr="00C92686">
              <w:t>4</w:t>
            </w:r>
            <w:r w:rsidRPr="00C92686">
              <w:t>万名毕业生，尤其惠及偏远地区学生</w:t>
            </w:r>
            <w:r>
              <w:rPr>
                <w:rStyle w:val="af6"/>
              </w:rPr>
              <w:t>[</w:t>
            </w:r>
            <w:r>
              <w:rPr>
                <w:rStyle w:val="af6"/>
                <w:rFonts w:hint="eastAsia"/>
              </w:rPr>
              <w:t>19</w:t>
            </w:r>
            <w:r>
              <w:rPr>
                <w:rStyle w:val="af6"/>
              </w:rPr>
              <w:t>]</w:t>
            </w:r>
            <w:r>
              <w:rPr>
                <w:rFonts w:hint="eastAsia"/>
              </w:rPr>
              <w:t>。</w:t>
            </w:r>
            <w:r>
              <w:rPr>
                <w:rFonts w:hint="eastAsia"/>
              </w:rPr>
              <w:t>2022</w:t>
            </w:r>
            <w:r>
              <w:rPr>
                <w:rFonts w:hint="eastAsia"/>
              </w:rPr>
              <w:t>年</w:t>
            </w:r>
            <w:r w:rsidRPr="004E1B04">
              <w:t>一项针对印度少女的调查显示，社交媒体使用频率与性与</w:t>
            </w:r>
            <w:commentRangeStart w:id="6"/>
            <w:r w:rsidRPr="004E1B04">
              <w:t>生殖健康</w:t>
            </w:r>
            <w:del w:id="7" w:author="Zixuan Zhou" w:date="2025-06-03T12:22:00Z" w16du:dateUtc="2025-06-03T04:22:00Z">
              <w:r w:rsidRPr="004E1B04" w:rsidDel="00315100">
                <w:delText>（</w:delText>
              </w:r>
              <w:r w:rsidRPr="004E1B04" w:rsidDel="00315100">
                <w:delText>SRH</w:delText>
              </w:r>
              <w:r w:rsidRPr="004E1B04" w:rsidDel="00315100">
                <w:delText>）</w:delText>
              </w:r>
            </w:del>
            <w:r w:rsidRPr="004E1B04">
              <w:t>知识水平</w:t>
            </w:r>
            <w:commentRangeEnd w:id="6"/>
            <w:r w:rsidR="00C43636">
              <w:rPr>
                <w:rStyle w:val="ac"/>
                <w:rFonts w:cstheme="minorBidi"/>
              </w:rPr>
              <w:commentReference w:id="6"/>
            </w:r>
            <w:r w:rsidRPr="004E1B04">
              <w:t>呈正相关，尤其在城市地区和教育程度较高的群体中效果更为显著</w:t>
            </w:r>
            <w:r>
              <w:rPr>
                <w:rStyle w:val="af6"/>
              </w:rPr>
              <w:t>[</w:t>
            </w:r>
            <w:r w:rsidRPr="0011000A">
              <w:rPr>
                <w:rFonts w:hint="eastAsia"/>
                <w:vertAlign w:val="superscript"/>
              </w:rPr>
              <w:t>20</w:t>
            </w:r>
            <w:r>
              <w:rPr>
                <w:rStyle w:val="af6"/>
              </w:rPr>
              <w:t>]</w:t>
            </w:r>
            <w:r w:rsidRPr="004E1B04">
              <w:t>。这</w:t>
            </w:r>
            <w:r>
              <w:rPr>
                <w:rFonts w:hint="eastAsia"/>
              </w:rPr>
              <w:t>些研究</w:t>
            </w:r>
            <w:r w:rsidRPr="004E1B04">
              <w:t>表明，数字平台在发展中国家具有缩小健康教育差距的潜力，但其效果受限于网络普及率和内容质量的差异。</w:t>
            </w:r>
            <w:r>
              <w:rPr>
                <w:rFonts w:hint="eastAsia"/>
              </w:rPr>
              <w:t>由上可知</w:t>
            </w:r>
            <w:r w:rsidRPr="004E1B04">
              <w:t>，</w:t>
            </w:r>
            <w:r>
              <w:rPr>
                <w:rFonts w:hint="eastAsia"/>
              </w:rPr>
              <w:t>基于数字平台的生殖健康教育传播</w:t>
            </w:r>
            <w:r w:rsidRPr="004E1B04">
              <w:t>应结合本地文化和教育背景优化</w:t>
            </w:r>
            <w:r>
              <w:rPr>
                <w:rFonts w:hint="eastAsia"/>
              </w:rPr>
              <w:t>相应</w:t>
            </w:r>
            <w:r w:rsidRPr="004E1B04">
              <w:t>内容，以提升其适用性。</w:t>
            </w:r>
          </w:p>
          <w:p w14:paraId="75788DB9" w14:textId="23E7FC37" w:rsidR="00EE4A9C" w:rsidRPr="004E1B04" w:rsidRDefault="00EE4A9C" w:rsidP="00EE4A9C">
            <w:pPr>
              <w:pStyle w:val="altz"/>
              <w:ind w:firstLine="420"/>
            </w:pPr>
            <w:r w:rsidRPr="004E1B04">
              <w:t>国际学术界还从行为与心理的视角探讨了青少年在社交媒体上的互动模式。</w:t>
            </w:r>
            <w:r>
              <w:rPr>
                <w:rFonts w:hint="eastAsia"/>
              </w:rPr>
              <w:t>有</w:t>
            </w:r>
            <w:r w:rsidRPr="004E1B04">
              <w:t>研究分析了青少年在讨论避孕和流产等话题时的情绪反应和在线行为，发现</w:t>
            </w:r>
            <w:r>
              <w:rPr>
                <w:rFonts w:hint="eastAsia"/>
              </w:rPr>
              <w:t>青少年既依赖各类</w:t>
            </w:r>
            <w:r w:rsidRPr="004E1B04">
              <w:t>社交媒体</w:t>
            </w:r>
            <w:r>
              <w:rPr>
                <w:rFonts w:hint="eastAsia"/>
              </w:rPr>
              <w:t>平台作为信息来源</w:t>
            </w:r>
            <w:r w:rsidRPr="004E1B04">
              <w:t>，也</w:t>
            </w:r>
            <w:r>
              <w:rPr>
                <w:rFonts w:hint="eastAsia"/>
              </w:rPr>
              <w:t>存在</w:t>
            </w:r>
            <w:r w:rsidRPr="004E1B04">
              <w:t>因信息过载或</w:t>
            </w:r>
            <w:r>
              <w:rPr>
                <w:rFonts w:hint="eastAsia"/>
              </w:rPr>
              <w:t>平台的</w:t>
            </w:r>
            <w:r w:rsidRPr="004E1B04">
              <w:t>不当内容</w:t>
            </w:r>
            <w:r>
              <w:rPr>
                <w:rFonts w:hint="eastAsia"/>
              </w:rPr>
              <w:t>而被</w:t>
            </w:r>
            <w:r w:rsidRPr="004E1B04">
              <w:t>引发负面情绪</w:t>
            </w:r>
            <w:r>
              <w:rPr>
                <w:rFonts w:hint="eastAsia"/>
              </w:rPr>
              <w:t>的情况</w:t>
            </w:r>
            <w:r>
              <w:rPr>
                <w:rStyle w:val="af6"/>
                <w:rFonts w:hint="eastAsia"/>
              </w:rPr>
              <w:t>[</w:t>
            </w:r>
            <w:r w:rsidRPr="0011000A">
              <w:rPr>
                <w:rFonts w:hint="eastAsia"/>
                <w:vertAlign w:val="superscript"/>
              </w:rPr>
              <w:t>21</w:t>
            </w:r>
            <w:r>
              <w:rPr>
                <w:rStyle w:val="af6"/>
              </w:rPr>
              <w:t>]</w:t>
            </w:r>
            <w:r w:rsidRPr="004E1B04">
              <w:t>。</w:t>
            </w:r>
            <w:r>
              <w:rPr>
                <w:rFonts w:hint="eastAsia"/>
              </w:rPr>
              <w:t>由此可见</w:t>
            </w:r>
            <w:r w:rsidRPr="004E1B04">
              <w:t>，</w:t>
            </w:r>
            <w:r>
              <w:rPr>
                <w:rFonts w:hint="eastAsia"/>
              </w:rPr>
              <w:t>本</w:t>
            </w:r>
            <w:r w:rsidRPr="004E1B04">
              <w:t>领域对行为影响的深入分析仍显</w:t>
            </w:r>
            <w:r>
              <w:rPr>
                <w:rFonts w:hint="eastAsia"/>
              </w:rPr>
              <w:t>匮乏</w:t>
            </w:r>
            <w:r w:rsidRPr="004E1B04">
              <w:t>，这为后续研究提供了</w:t>
            </w:r>
            <w:r>
              <w:rPr>
                <w:rFonts w:hint="eastAsia"/>
              </w:rPr>
              <w:t>参考</w:t>
            </w:r>
            <w:r w:rsidRPr="004E1B04">
              <w:t>方向。</w:t>
            </w:r>
          </w:p>
          <w:p w14:paraId="4040778F" w14:textId="083845C1" w:rsidR="00EE4A9C" w:rsidRPr="004E1B04" w:rsidRDefault="00EE4A9C" w:rsidP="00EE4A9C">
            <w:pPr>
              <w:pStyle w:val="altz"/>
              <w:ind w:firstLine="420"/>
            </w:pPr>
            <w:r w:rsidRPr="004E1B04">
              <w:t>总的来说，国外研究通过理论探索与实证分析，揭示了数字平台在青少年生殖健康教育中的双重作用</w:t>
            </w:r>
            <w:r w:rsidRPr="004E1B04">
              <w:t>——</w:t>
            </w:r>
            <w:r w:rsidRPr="004E1B04">
              <w:t>既是知识传播的有效工具，也带来了隐私、心理</w:t>
            </w:r>
            <w:r>
              <w:rPr>
                <w:rFonts w:hint="eastAsia"/>
              </w:rPr>
              <w:t>、</w:t>
            </w:r>
            <w:r w:rsidRPr="004E1B04">
              <w:t>内容质量</w:t>
            </w:r>
            <w:r w:rsidRPr="00C92686">
              <w:t>和文化适应性</w:t>
            </w:r>
            <w:r w:rsidRPr="004E1B04">
              <w:t>等多方面的挑战。这些成果为本研究提供了重要的理论依据和实践参考，尤其是在理解青少年在线行为和设计干预措施方面具有启发意义。</w:t>
            </w:r>
          </w:p>
          <w:p w14:paraId="7705AB92" w14:textId="1DDB09ED" w:rsidR="00EE4A9C" w:rsidRDefault="00EE4A9C" w:rsidP="00EE4A9C">
            <w:pPr>
              <w:pStyle w:val="3"/>
              <w:spacing w:before="156" w:after="156"/>
            </w:pPr>
            <w:bookmarkStart w:id="8" w:name="OLE_LINK1"/>
            <w:r w:rsidRPr="00E92005">
              <w:rPr>
                <w:rFonts w:hint="eastAsia"/>
              </w:rPr>
              <w:t>国内研究概况</w:t>
            </w:r>
          </w:p>
          <w:bookmarkEnd w:id="8"/>
          <w:p w14:paraId="3E3305C3" w14:textId="7384A8E7" w:rsidR="00EE4A9C" w:rsidRPr="00523691" w:rsidRDefault="00EE4A9C" w:rsidP="00EE4A9C">
            <w:pPr>
              <w:pStyle w:val="altz"/>
              <w:ind w:firstLine="420"/>
            </w:pPr>
            <w:r w:rsidRPr="00523691">
              <w:t>相较于国外，国内对青少年生殖健康教育的系统研究起步较晚，早期相关工作多以学校教育和公共卫生体系为主，内容相对保守，且多聚焦于基础知识的普及和传统健康观念的强化。</w:t>
            </w:r>
            <w:r w:rsidRPr="00523691">
              <w:t>21</w:t>
            </w:r>
            <w:r w:rsidRPr="00523691">
              <w:t>世纪初，</w:t>
            </w:r>
            <w:r>
              <w:rPr>
                <w:rFonts w:hint="eastAsia"/>
              </w:rPr>
              <w:t>虽然</w:t>
            </w:r>
            <w:r w:rsidRPr="00523691">
              <w:t>中国政府已陆续出台了加强中小学生青春期卫生教育的政策，但受传统文化观念和政策限制，学校性与生殖健康教育在实际落实中仍面临敏感话题规避、课程覆盖不足等突出问题</w:t>
            </w:r>
            <w:r>
              <w:rPr>
                <w:rStyle w:val="af6"/>
              </w:rPr>
              <w:t>[</w:t>
            </w:r>
            <w:r w:rsidRPr="0011000A">
              <w:rPr>
                <w:rFonts w:hint="eastAsia"/>
                <w:vertAlign w:val="superscript"/>
              </w:rPr>
              <w:t>22,23</w:t>
            </w:r>
            <w:r>
              <w:rPr>
                <w:rStyle w:val="af6"/>
              </w:rPr>
              <w:t>]</w:t>
            </w:r>
            <w:r>
              <w:rPr>
                <w:rFonts w:hint="eastAsia"/>
              </w:rPr>
              <w:t>。</w:t>
            </w:r>
            <w:r>
              <w:rPr>
                <w:rFonts w:hint="eastAsia"/>
              </w:rPr>
              <w:t>2019</w:t>
            </w:r>
            <w:r>
              <w:rPr>
                <w:rFonts w:hint="eastAsia"/>
              </w:rPr>
              <w:t>年的一项</w:t>
            </w:r>
            <w:r w:rsidRPr="00523691">
              <w:t>全国性大样本调查表明，青少年整体生殖健康知识水平不高，及格率普遍偏低，多项基本知识存在显著盲区，且女性、农村、流动及低年龄段青少年为重点弱势群体</w:t>
            </w:r>
            <w:r>
              <w:rPr>
                <w:rStyle w:val="af6"/>
              </w:rPr>
              <w:t>[</w:t>
            </w:r>
            <w:r w:rsidRPr="0011000A">
              <w:rPr>
                <w:rFonts w:hint="eastAsia"/>
                <w:vertAlign w:val="superscript"/>
              </w:rPr>
              <w:t>24</w:t>
            </w:r>
            <w:r>
              <w:rPr>
                <w:rStyle w:val="af6"/>
              </w:rPr>
              <w:t>]</w:t>
            </w:r>
            <w:r w:rsidRPr="00523691">
              <w:t>。</w:t>
            </w:r>
          </w:p>
          <w:p w14:paraId="0D00B500" w14:textId="40FCD7AE" w:rsidR="00EE4A9C" w:rsidRDefault="00EE4A9C" w:rsidP="00EE4A9C">
            <w:pPr>
              <w:pStyle w:val="altz"/>
              <w:ind w:firstLine="420"/>
            </w:pPr>
            <w:r w:rsidRPr="00657202">
              <w:rPr>
                <w:rFonts w:hint="eastAsia"/>
              </w:rPr>
              <w:t>传统教育模式的局限性是国内研究的一个重要议题。</w:t>
            </w:r>
            <w:r>
              <w:rPr>
                <w:rFonts w:hint="eastAsia"/>
              </w:rPr>
              <w:t>2013</w:t>
            </w:r>
            <w:r>
              <w:rPr>
                <w:rFonts w:hint="eastAsia"/>
              </w:rPr>
              <w:t>年，</w:t>
            </w:r>
            <w:r w:rsidRPr="00657202">
              <w:rPr>
                <w:rFonts w:hint="eastAsia"/>
              </w:rPr>
              <w:t>一项政策分析指出，由于文化观念和政策限制，学校教育在涉及性与生殖健康等敏感话题时往往避而不谈，导致青少年在相关知识上存在显著盲区</w:t>
            </w:r>
            <w:r>
              <w:rPr>
                <w:rStyle w:val="af6"/>
              </w:rPr>
              <w:t>[</w:t>
            </w:r>
            <w:r>
              <w:rPr>
                <w:rStyle w:val="af6"/>
                <w:rFonts w:hint="eastAsia"/>
              </w:rPr>
              <w:t>2</w:t>
            </w:r>
            <w:r w:rsidRPr="0011000A">
              <w:rPr>
                <w:rFonts w:hint="eastAsia"/>
                <w:vertAlign w:val="superscript"/>
              </w:rPr>
              <w:t>5</w:t>
            </w:r>
            <w:r>
              <w:rPr>
                <w:rStyle w:val="af6"/>
              </w:rPr>
              <w:t>]</w:t>
            </w:r>
            <w:r w:rsidRPr="00657202">
              <w:rPr>
                <w:rFonts w:hint="eastAsia"/>
              </w:rPr>
              <w:t>。这种现状促使研究者探索新的教育渠道，以满足青少年日益增长的信息需求。</w:t>
            </w:r>
          </w:p>
          <w:p w14:paraId="5A92BA6D" w14:textId="15ABF5B8" w:rsidR="00EE4A9C" w:rsidRPr="00523691" w:rsidRDefault="00EE4A9C" w:rsidP="00EE4A9C">
            <w:pPr>
              <w:pStyle w:val="altz"/>
              <w:ind w:firstLine="420"/>
            </w:pPr>
            <w:r w:rsidRPr="00523691">
              <w:t>伴随社会环境变化和互联网普及，青少年获取生殖健康信息的渠道逐渐多</w:t>
            </w:r>
            <w:r>
              <w:rPr>
                <w:rFonts w:hint="eastAsia"/>
              </w:rPr>
              <w:t>样</w:t>
            </w:r>
            <w:r w:rsidRPr="00523691">
              <w:t>。早在</w:t>
            </w:r>
            <w:r w:rsidRPr="00523691">
              <w:t>2006</w:t>
            </w:r>
            <w:r w:rsidRPr="00523691">
              <w:t>年</w:t>
            </w:r>
            <w:r>
              <w:rPr>
                <w:rFonts w:hint="eastAsia"/>
              </w:rPr>
              <w:t>的一项研究</w:t>
            </w:r>
            <w:r w:rsidRPr="00523691">
              <w:t>，</w:t>
            </w:r>
            <w:r>
              <w:rPr>
                <w:rFonts w:hint="eastAsia"/>
              </w:rPr>
              <w:t>就</w:t>
            </w:r>
            <w:r w:rsidRPr="00657202">
              <w:rPr>
                <w:rFonts w:hint="eastAsia"/>
                <w:color w:val="000000" w:themeColor="text1"/>
              </w:rPr>
              <w:t>曾探讨互联网在国内性教育中的可行性，</w:t>
            </w:r>
            <w:r>
              <w:rPr>
                <w:rFonts w:hint="eastAsia"/>
                <w:color w:val="000000" w:themeColor="text1"/>
              </w:rPr>
              <w:t>并</w:t>
            </w:r>
            <w:r w:rsidRPr="00523691">
              <w:t>指</w:t>
            </w:r>
            <w:proofErr w:type="gramStart"/>
            <w:r w:rsidRPr="00523691">
              <w:t>出网络</w:t>
            </w:r>
            <w:proofErr w:type="gramEnd"/>
            <w:r w:rsidRPr="00523691">
              <w:t>平台具备灵活性与广覆盖优势，</w:t>
            </w:r>
            <w:r w:rsidRPr="00523691">
              <w:lastRenderedPageBreak/>
              <w:t>但也强调内容的专业性与系统性需加强，以确保教育质量</w:t>
            </w:r>
            <w:r>
              <w:rPr>
                <w:rFonts w:hint="eastAsia"/>
              </w:rPr>
              <w:t>和效果</w:t>
            </w:r>
            <w:r>
              <w:rPr>
                <w:rStyle w:val="af6"/>
              </w:rPr>
              <w:t>[</w:t>
            </w:r>
            <w:r w:rsidRPr="0011000A">
              <w:rPr>
                <w:rFonts w:hint="eastAsia"/>
                <w:vertAlign w:val="superscript"/>
              </w:rPr>
              <w:t>26</w:t>
            </w:r>
            <w:r>
              <w:rPr>
                <w:rStyle w:val="af6"/>
              </w:rPr>
              <w:t>]</w:t>
            </w:r>
            <w:r w:rsidRPr="00523691">
              <w:t>。近年来，青少年通过书刊、同伴、网络、影视、社交媒体等多元渠道</w:t>
            </w:r>
            <w:r w:rsidRPr="00523691">
              <w:t>“</w:t>
            </w:r>
            <w:r w:rsidRPr="00523691">
              <w:t>自学</w:t>
            </w:r>
            <w:r w:rsidRPr="00523691">
              <w:t>”</w:t>
            </w:r>
            <w:r w:rsidRPr="00523691">
              <w:t>为主，非正式信息来源已成为主流，但</w:t>
            </w:r>
            <w:r>
              <w:rPr>
                <w:rFonts w:hint="eastAsia"/>
              </w:rPr>
              <w:t>面临</w:t>
            </w:r>
            <w:r w:rsidRPr="00523691">
              <w:t>科学性和权威性参差不齐</w:t>
            </w:r>
            <w:r>
              <w:rPr>
                <w:rFonts w:hint="eastAsia"/>
              </w:rPr>
              <w:t>的问题</w:t>
            </w:r>
            <w:r w:rsidRPr="0011000A">
              <w:rPr>
                <w:rFonts w:hint="eastAsia"/>
                <w:vertAlign w:val="superscript"/>
              </w:rPr>
              <w:t>[</w:t>
            </w:r>
            <w:r>
              <w:fldChar w:fldCharType="begin"/>
            </w:r>
            <w:r>
              <w:instrText xml:space="preserve"> NOTEREF _Ref199709608 \f \h </w:instrText>
            </w:r>
            <w:r>
              <w:fldChar w:fldCharType="separate"/>
            </w:r>
            <w:r w:rsidRPr="0081349F">
              <w:rPr>
                <w:rStyle w:val="af6"/>
              </w:rPr>
              <w:t>22</w:t>
            </w:r>
            <w:r>
              <w:fldChar w:fldCharType="end"/>
            </w:r>
            <w:r w:rsidRPr="0011000A">
              <w:rPr>
                <w:rFonts w:hint="eastAsia"/>
                <w:vertAlign w:val="superscript"/>
              </w:rPr>
              <w:t>,</w:t>
            </w:r>
            <w:r>
              <w:fldChar w:fldCharType="begin"/>
            </w:r>
            <w:r>
              <w:instrText xml:space="preserve"> NOTEREF _Ref199709611 \f \h </w:instrText>
            </w:r>
            <w:r>
              <w:fldChar w:fldCharType="separate"/>
            </w:r>
            <w:r w:rsidRPr="0081349F">
              <w:rPr>
                <w:rStyle w:val="af6"/>
              </w:rPr>
              <w:t>23</w:t>
            </w:r>
            <w:r>
              <w:fldChar w:fldCharType="end"/>
            </w:r>
            <w:r w:rsidRPr="0011000A">
              <w:rPr>
                <w:rFonts w:hint="eastAsia"/>
                <w:vertAlign w:val="superscript"/>
              </w:rPr>
              <w:t>]</w:t>
            </w:r>
            <w:r w:rsidRPr="00523691">
              <w:t>。</w:t>
            </w:r>
          </w:p>
          <w:p w14:paraId="6F2C86FB" w14:textId="1FF7F4DC" w:rsidR="00EE4A9C" w:rsidRPr="00657202" w:rsidRDefault="00EE4A9C" w:rsidP="00EE4A9C">
            <w:pPr>
              <w:pStyle w:val="altz"/>
              <w:ind w:firstLine="420"/>
            </w:pPr>
            <w:r w:rsidRPr="00657202">
              <w:rPr>
                <w:rFonts w:hint="eastAsia"/>
              </w:rPr>
              <w:t>社交媒体作为一种新兴工具，</w:t>
            </w:r>
            <w:r w:rsidRPr="00523691">
              <w:t>国内学界</w:t>
            </w:r>
            <w:r>
              <w:rPr>
                <w:rFonts w:hint="eastAsia"/>
              </w:rPr>
              <w:t>正</w:t>
            </w:r>
            <w:r w:rsidRPr="00523691">
              <w:t>逐步关注其在健康教育知识传播中的作用</w:t>
            </w:r>
            <w:r>
              <w:rPr>
                <w:rFonts w:hint="eastAsia"/>
              </w:rPr>
              <w:t>，</w:t>
            </w:r>
            <w:r w:rsidRPr="00657202">
              <w:rPr>
                <w:rFonts w:hint="eastAsia"/>
              </w:rPr>
              <w:t>尤其是一些新兴平台</w:t>
            </w:r>
            <w:proofErr w:type="gramStart"/>
            <w:r w:rsidRPr="00657202">
              <w:rPr>
                <w:rFonts w:hint="eastAsia"/>
              </w:rPr>
              <w:t>如</w:t>
            </w:r>
            <w:r>
              <w:rPr>
                <w:rFonts w:hint="eastAsia"/>
              </w:rPr>
              <w:t>抖音、</w:t>
            </w:r>
            <w:r w:rsidRPr="00657202">
              <w:rPr>
                <w:rFonts w:hint="eastAsia"/>
              </w:rPr>
              <w:t>哔哩哔</w:t>
            </w:r>
            <w:proofErr w:type="gramEnd"/>
            <w:r w:rsidRPr="00657202">
              <w:rPr>
                <w:rFonts w:hint="eastAsia"/>
              </w:rPr>
              <w:t>哩在青少年群体中的应用潜力。</w:t>
            </w:r>
            <w:r>
              <w:rPr>
                <w:rFonts w:hint="eastAsia"/>
              </w:rPr>
              <w:t>2023</w:t>
            </w:r>
            <w:r>
              <w:rPr>
                <w:rFonts w:hint="eastAsia"/>
              </w:rPr>
              <w:t>年</w:t>
            </w:r>
            <w:r w:rsidRPr="00657202">
              <w:rPr>
                <w:rFonts w:hint="eastAsia"/>
              </w:rPr>
              <w:t>一项</w:t>
            </w:r>
            <w:proofErr w:type="gramStart"/>
            <w:r w:rsidRPr="00657202">
              <w:rPr>
                <w:rFonts w:hint="eastAsia"/>
              </w:rPr>
              <w:t>针对抖音平台</w:t>
            </w:r>
            <w:proofErr w:type="gramEnd"/>
            <w:r w:rsidRPr="00657202">
              <w:rPr>
                <w:rFonts w:hint="eastAsia"/>
              </w:rPr>
              <w:t>的研究发现，社交媒体内容能够影响年轻女性的生育意愿，间接反映了</w:t>
            </w:r>
            <w:r>
              <w:rPr>
                <w:rFonts w:hint="eastAsia"/>
              </w:rPr>
              <w:t>该平台</w:t>
            </w:r>
            <w:r w:rsidRPr="00657202">
              <w:rPr>
                <w:rFonts w:hint="eastAsia"/>
              </w:rPr>
              <w:t>在生殖健康信息传播中的潜力</w:t>
            </w:r>
            <w:r>
              <w:rPr>
                <w:rStyle w:val="af6"/>
              </w:rPr>
              <w:t>[</w:t>
            </w:r>
            <w:r>
              <w:rPr>
                <w:rStyle w:val="af6"/>
                <w:rFonts w:hint="eastAsia"/>
              </w:rPr>
              <w:t>2</w:t>
            </w:r>
            <w:r w:rsidRPr="0011000A">
              <w:rPr>
                <w:rFonts w:hint="eastAsia"/>
                <w:vertAlign w:val="superscript"/>
              </w:rPr>
              <w:t>7</w:t>
            </w:r>
            <w:r>
              <w:rPr>
                <w:rStyle w:val="af6"/>
              </w:rPr>
              <w:t>]</w:t>
            </w:r>
            <w:r w:rsidRPr="00657202">
              <w:rPr>
                <w:rFonts w:hint="eastAsia"/>
              </w:rPr>
              <w:t>。</w:t>
            </w:r>
            <w:r>
              <w:rPr>
                <w:rFonts w:hint="eastAsia"/>
              </w:rPr>
              <w:t>研究同时</w:t>
            </w:r>
            <w:r w:rsidRPr="00657202">
              <w:rPr>
                <w:rFonts w:hint="eastAsia"/>
              </w:rPr>
              <w:t>指出，</w:t>
            </w:r>
            <w:commentRangeStart w:id="9"/>
            <w:r w:rsidRPr="00657202">
              <w:rPr>
                <w:rFonts w:hint="eastAsia"/>
              </w:rPr>
              <w:t>用户生成内容</w:t>
            </w:r>
            <w:del w:id="10" w:author="Zixuan Zhou" w:date="2025-06-03T12:22:00Z" w16du:dateUtc="2025-06-03T04:22:00Z">
              <w:r w:rsidRPr="00657202" w:rsidDel="00315100">
                <w:rPr>
                  <w:rFonts w:hint="eastAsia"/>
                </w:rPr>
                <w:delText>（</w:delText>
              </w:r>
              <w:r w:rsidRPr="00657202" w:rsidDel="00315100">
                <w:rPr>
                  <w:rFonts w:hint="eastAsia"/>
                </w:rPr>
                <w:delText>UGC</w:delText>
              </w:r>
              <w:r w:rsidRPr="00657202" w:rsidDel="00315100">
                <w:rPr>
                  <w:rFonts w:hint="eastAsia"/>
                </w:rPr>
                <w:delText>）</w:delText>
              </w:r>
            </w:del>
            <w:r w:rsidRPr="00657202">
              <w:rPr>
                <w:rFonts w:hint="eastAsia"/>
              </w:rPr>
              <w:t>虽然覆盖面广</w:t>
            </w:r>
            <w:commentRangeEnd w:id="9"/>
            <w:r w:rsidR="00C43636">
              <w:rPr>
                <w:rStyle w:val="ac"/>
                <w:rFonts w:cstheme="minorBidi"/>
              </w:rPr>
              <w:commentReference w:id="9"/>
            </w:r>
            <w:r w:rsidRPr="00657202">
              <w:rPr>
                <w:rFonts w:hint="eastAsia"/>
              </w:rPr>
              <w:t>，但因缺乏医学专业背景的支持，信息质量</w:t>
            </w:r>
            <w:r>
              <w:rPr>
                <w:rFonts w:hint="eastAsia"/>
              </w:rPr>
              <w:t>良莠</w:t>
            </w:r>
            <w:r w:rsidRPr="00657202">
              <w:rPr>
                <w:rFonts w:hint="eastAsia"/>
              </w:rPr>
              <w:t>不齐，容易误导受众。这一问题在其他平台上同样存在，成为国内研究亟需解决的难点。</w:t>
            </w:r>
          </w:p>
          <w:p w14:paraId="1EAEE3AA" w14:textId="76760EE8" w:rsidR="00EE4A9C" w:rsidRPr="00523691" w:rsidRDefault="00EE4A9C" w:rsidP="00EE4A9C">
            <w:pPr>
              <w:pStyle w:val="altz"/>
              <w:ind w:firstLine="420"/>
            </w:pPr>
            <w:r>
              <w:rPr>
                <w:rFonts w:hint="eastAsia"/>
              </w:rPr>
              <w:t>针对</w:t>
            </w:r>
            <w:proofErr w:type="spellStart"/>
            <w:r w:rsidRPr="00523691">
              <w:t>Bilibili</w:t>
            </w:r>
            <w:proofErr w:type="spellEnd"/>
            <w:r w:rsidRPr="00523691">
              <w:t>等新兴平台的健康教育价值研究尚处于起步阶段。</w:t>
            </w:r>
            <w:r>
              <w:rPr>
                <w:rFonts w:hint="eastAsia"/>
              </w:rPr>
              <w:t>该平台</w:t>
            </w:r>
            <w:r w:rsidRPr="00523691">
              <w:t>“</w:t>
            </w:r>
            <w:r w:rsidRPr="00523691">
              <w:t>成长的秘密</w:t>
            </w:r>
            <w:r w:rsidRPr="00523691">
              <w:t>”</w:t>
            </w:r>
            <w:r w:rsidRPr="00523691">
              <w:t>等科普纪录片系列以生动有趣的形式吸引大量青少年，</w:t>
            </w:r>
            <w:r>
              <w:rPr>
                <w:rFonts w:hint="eastAsia"/>
              </w:rPr>
              <w:t>在</w:t>
            </w:r>
            <w:r w:rsidRPr="00523691">
              <w:t>性教育科普方面</w:t>
            </w:r>
            <w:r>
              <w:rPr>
                <w:rFonts w:hint="eastAsia"/>
              </w:rPr>
              <w:t>具备</w:t>
            </w:r>
            <w:r w:rsidRPr="00523691">
              <w:t>独特优势。随着</w:t>
            </w:r>
            <w:r>
              <w:rPr>
                <w:rFonts w:hint="eastAsia"/>
              </w:rPr>
              <w:t>BiliBili</w:t>
            </w:r>
            <w:r w:rsidRPr="00523691">
              <w:t>在青少年中影响力日益提升，其在促进健康知识普及、激发健康讨论、引发互动等方面</w:t>
            </w:r>
            <w:r>
              <w:rPr>
                <w:rFonts w:hint="eastAsia"/>
              </w:rPr>
              <w:t>均</w:t>
            </w:r>
            <w:r w:rsidRPr="00523691">
              <w:t>展现出新的可能性。</w:t>
            </w:r>
          </w:p>
          <w:p w14:paraId="514ACAC7" w14:textId="71C896A0" w:rsidR="00EE4A9C" w:rsidRDefault="00EE4A9C" w:rsidP="00EE4A9C">
            <w:pPr>
              <w:pStyle w:val="altz"/>
              <w:ind w:firstLine="420"/>
            </w:pPr>
            <w:r>
              <w:rPr>
                <w:rFonts w:hint="eastAsia"/>
              </w:rPr>
              <w:t>综上可见，尽管已经取得一定研究成就，</w:t>
            </w:r>
            <w:r w:rsidRPr="00657202">
              <w:rPr>
                <w:rFonts w:hint="eastAsia"/>
              </w:rPr>
              <w:t>国内</w:t>
            </w:r>
            <w:r>
              <w:rPr>
                <w:rFonts w:hint="eastAsia"/>
              </w:rPr>
              <w:t>外</w:t>
            </w:r>
            <w:r w:rsidRPr="00657202">
              <w:rPr>
                <w:rFonts w:hint="eastAsia"/>
              </w:rPr>
              <w:t>研究在分析青少年对社交媒体健康内容的接受度、情绪反应及互动行为方面仍</w:t>
            </w:r>
            <w:r>
              <w:rPr>
                <w:rFonts w:hint="eastAsia"/>
              </w:rPr>
              <w:t>有欠缺，</w:t>
            </w:r>
            <w:r w:rsidRPr="00523691">
              <w:t>尤其缺乏基于大数据和人工智能等新技术的系统性量化分析</w:t>
            </w:r>
            <w:r w:rsidRPr="00657202">
              <w:rPr>
                <w:rFonts w:hint="eastAsia"/>
              </w:rPr>
              <w:t>。</w:t>
            </w:r>
            <w:r w:rsidRPr="00523691">
              <w:t>如何科学评估社交媒体健康内容的实际传播效果，揭示青少年在网络环境下的知识获取、互动与情感反应机制，成为国内学界亟需突破的方向，也为本研究提供了</w:t>
            </w:r>
            <w:r w:rsidRPr="00657202">
              <w:rPr>
                <w:rFonts w:hint="eastAsia"/>
              </w:rPr>
              <w:t>切入点</w:t>
            </w:r>
            <w:r>
              <w:rPr>
                <w:rFonts w:hint="eastAsia"/>
              </w:rPr>
              <w:t>——</w:t>
            </w:r>
            <w:r w:rsidRPr="00657202">
              <w:rPr>
                <w:rFonts w:hint="eastAsia"/>
              </w:rPr>
              <w:t>通过结合大数据和人工智能技术分析青少年在</w:t>
            </w:r>
            <w:proofErr w:type="gramStart"/>
            <w:r w:rsidRPr="00657202">
              <w:rPr>
                <w:rFonts w:hint="eastAsia"/>
              </w:rPr>
              <w:t>哔</w:t>
            </w:r>
            <w:proofErr w:type="gramEnd"/>
            <w:r w:rsidRPr="00657202">
              <w:rPr>
                <w:rFonts w:hint="eastAsia"/>
              </w:rPr>
              <w:t>哩哔哩平台上的行为特征，有望为优化健康信息传播策略提供科学依据。</w:t>
            </w:r>
          </w:p>
          <w:p w14:paraId="510F6DA1" w14:textId="6BE625C8" w:rsidR="00EE4A9C" w:rsidRPr="005F5531" w:rsidRDefault="00EE4A9C" w:rsidP="00EE4A9C">
            <w:pPr>
              <w:pStyle w:val="2"/>
              <w:spacing w:before="156" w:after="156"/>
            </w:pPr>
            <w:r w:rsidRPr="005F5531">
              <w:t>应用前景</w:t>
            </w:r>
          </w:p>
          <w:p w14:paraId="2226AD72" w14:textId="0FC049CD" w:rsidR="00EE4A9C" w:rsidRDefault="00EE4A9C" w:rsidP="00EE4A9C">
            <w:pPr>
              <w:pStyle w:val="altz"/>
              <w:ind w:firstLine="420"/>
            </w:pPr>
            <w:r w:rsidRPr="005F5531">
              <w:t>本研究的应用前景广阔</w:t>
            </w:r>
            <w:r>
              <w:rPr>
                <w:rFonts w:hint="eastAsia"/>
              </w:rPr>
              <w:t>且</w:t>
            </w:r>
            <w:r w:rsidRPr="005F5531">
              <w:t>具有现实意义</w:t>
            </w:r>
            <w:r>
              <w:rPr>
                <w:rFonts w:hint="eastAsia"/>
              </w:rPr>
              <w:t>，包括但不限于</w:t>
            </w:r>
            <w:r w:rsidRPr="00921A7D">
              <w:rPr>
                <w:rFonts w:hint="eastAsia"/>
              </w:rPr>
              <w:t>为健康教育政策制定提供数据支撑</w:t>
            </w:r>
            <w:r>
              <w:rPr>
                <w:rFonts w:hint="eastAsia"/>
              </w:rPr>
              <w:t>、</w:t>
            </w:r>
            <w:r w:rsidRPr="00921A7D">
              <w:rPr>
                <w:rFonts w:hint="eastAsia"/>
              </w:rPr>
              <w:t>指导医疗专业人员参与社交媒体健康传播</w:t>
            </w:r>
            <w:r>
              <w:rPr>
                <w:rFonts w:hint="eastAsia"/>
              </w:rPr>
              <w:t>，以及为各类</w:t>
            </w:r>
            <w:r w:rsidRPr="00921A7D">
              <w:rPr>
                <w:rFonts w:hint="eastAsia"/>
              </w:rPr>
              <w:t>平台</w:t>
            </w:r>
            <w:r>
              <w:rPr>
                <w:rFonts w:hint="eastAsia"/>
              </w:rPr>
              <w:t>优化</w:t>
            </w:r>
            <w:r w:rsidRPr="00921A7D">
              <w:rPr>
                <w:rFonts w:hint="eastAsia"/>
              </w:rPr>
              <w:t>内容推荐算法</w:t>
            </w:r>
            <w:r>
              <w:rPr>
                <w:rFonts w:hint="eastAsia"/>
              </w:rPr>
              <w:t>从而</w:t>
            </w:r>
            <w:r w:rsidRPr="00921A7D">
              <w:rPr>
                <w:rFonts w:hint="eastAsia"/>
              </w:rPr>
              <w:t>提升健康信息质量</w:t>
            </w:r>
            <w:r>
              <w:rPr>
                <w:rFonts w:hint="eastAsia"/>
              </w:rPr>
              <w:t>提供参考。</w:t>
            </w:r>
          </w:p>
          <w:p w14:paraId="57EDA2C3" w14:textId="5098F159" w:rsidR="00EE4A9C" w:rsidRPr="005F5531" w:rsidRDefault="00EE4A9C" w:rsidP="00EE4A9C">
            <w:pPr>
              <w:pStyle w:val="altz"/>
              <w:ind w:firstLine="420"/>
            </w:pPr>
            <w:r w:rsidRPr="005F5531">
              <w:t>研究成果能够为政府和教育部门制定更加精准有效的青少年健康教育政策提供重要的数据基础。通过明确青少年在生殖健康方面的实际需求和信息偏好，可以帮助决策者针对性地制定并实施教育计划，提升公共卫生和教育干预的效果。</w:t>
            </w:r>
          </w:p>
          <w:p w14:paraId="5289F48C" w14:textId="29F8C16A" w:rsidR="00EE4A9C" w:rsidRPr="005F5531" w:rsidRDefault="00EE4A9C" w:rsidP="00EE4A9C">
            <w:pPr>
              <w:pStyle w:val="altz"/>
              <w:ind w:firstLine="420"/>
            </w:pPr>
            <w:r>
              <w:rPr>
                <w:rFonts w:hint="eastAsia"/>
              </w:rPr>
              <w:t>对于</w:t>
            </w:r>
            <w:r w:rsidRPr="005F5531">
              <w:t>医疗卫生专业人员</w:t>
            </w:r>
            <w:r>
              <w:rPr>
                <w:rFonts w:hint="eastAsia"/>
              </w:rPr>
              <w:t>，本</w:t>
            </w:r>
            <w:r w:rsidRPr="005F5531">
              <w:t>研究能够显著提升</w:t>
            </w:r>
            <w:r>
              <w:rPr>
                <w:rFonts w:hint="eastAsia"/>
              </w:rPr>
              <w:t>该群体</w:t>
            </w:r>
            <w:r w:rsidRPr="005F5531">
              <w:t>参与社交媒体健康传播的主动性和有效性。通过分析青少年互动行为和情绪反应，明确专业背景创作者在提升信息可信性和青少年接受度方面的优势，能够引导更多的医疗专业人员积极参与线上健康传播，逐步改善社交媒体健康信息的整体质量。</w:t>
            </w:r>
          </w:p>
          <w:p w14:paraId="1177734F" w14:textId="67C80B57" w:rsidR="00EE4A9C" w:rsidRPr="005F5531" w:rsidRDefault="00EE4A9C" w:rsidP="00EE4A9C">
            <w:pPr>
              <w:pStyle w:val="altz"/>
              <w:ind w:firstLine="420"/>
            </w:pPr>
            <w:r w:rsidRPr="005F5531">
              <w:t>此外，本研究的分析结果还可为</w:t>
            </w:r>
            <w:proofErr w:type="spellStart"/>
            <w:r w:rsidRPr="005F5531">
              <w:t>Bilibili</w:t>
            </w:r>
            <w:proofErr w:type="spellEnd"/>
            <w:r w:rsidRPr="005F5531">
              <w:t>等视频平台的内容推荐算法优化提供科学依据。通过深入理解青少年的信息需求和情绪响应模式，平台可以调整推荐机制，优先推送更加准确、专业且</w:t>
            </w:r>
            <w:r>
              <w:rPr>
                <w:rFonts w:hint="eastAsia"/>
              </w:rPr>
              <w:t>贴合青少年</w:t>
            </w:r>
            <w:r w:rsidRPr="005F5531">
              <w:t>情感共鸣的生殖健康内容，进一步增强平台的社会效益和用户满意度。</w:t>
            </w:r>
          </w:p>
          <w:p w14:paraId="2E8F4603" w14:textId="53B74D7F" w:rsidR="00EE4A9C" w:rsidRPr="005F5531" w:rsidRDefault="00EE4A9C" w:rsidP="00EE4A9C">
            <w:pPr>
              <w:pStyle w:val="altz"/>
              <w:ind w:firstLine="420"/>
            </w:pPr>
            <w:r w:rsidRPr="005F5531">
              <w:t>总体而言，本课题</w:t>
            </w:r>
            <w:r>
              <w:rPr>
                <w:rFonts w:hint="eastAsia"/>
              </w:rPr>
              <w:t>在具备</w:t>
            </w:r>
            <w:r w:rsidRPr="005F5531">
              <w:t>突出的理论创新性</w:t>
            </w:r>
            <w:r>
              <w:rPr>
                <w:rFonts w:hint="eastAsia"/>
              </w:rPr>
              <w:t>同时</w:t>
            </w:r>
            <w:r w:rsidRPr="005F5531">
              <w:t>，</w:t>
            </w:r>
            <w:r>
              <w:rPr>
                <w:rFonts w:hint="eastAsia"/>
              </w:rPr>
              <w:t>兼具</w:t>
            </w:r>
            <w:r w:rsidRPr="005F5531">
              <w:t>强烈的实践导向，研究成果有望在未来的青少年生殖健康教育和公共卫生政策制定中发挥积极作用，推动中国青少年生殖健康教育事业取得实质性进展。</w:t>
            </w:r>
          </w:p>
          <w:bookmarkEnd w:id="3"/>
          <w:p w14:paraId="777281BA" w14:textId="77777777" w:rsidR="00EE4A9C" w:rsidRPr="005F5531" w:rsidRDefault="00EE4A9C" w:rsidP="00EE4A9C"/>
          <w:p w14:paraId="397CE00F" w14:textId="77777777" w:rsidR="00EE4A9C" w:rsidRPr="00E92005" w:rsidRDefault="00EE4A9C" w:rsidP="00EE4A9C">
            <w:pPr>
              <w:pStyle w:val="aa"/>
            </w:pPr>
            <w:bookmarkStart w:id="11" w:name="_Toc166422690"/>
            <w:r w:rsidRPr="00E92005">
              <w:rPr>
                <w:rFonts w:hint="eastAsia"/>
              </w:rPr>
              <w:t>参考文献</w:t>
            </w:r>
            <w:bookmarkEnd w:id="11"/>
          </w:p>
          <w:p w14:paraId="4B66B42D" w14:textId="1E603B9E" w:rsidR="00EE4A9C" w:rsidRPr="00B96268" w:rsidRDefault="00EE4A9C" w:rsidP="00EE4A9C">
            <w:pPr>
              <w:pStyle w:val="a9"/>
              <w:numPr>
                <w:ilvl w:val="0"/>
                <w:numId w:val="25"/>
              </w:numPr>
              <w:wordWrap w:val="0"/>
              <w:spacing w:line="300" w:lineRule="exact"/>
              <w:ind w:left="442" w:firstLineChars="0" w:hanging="442"/>
              <w:rPr>
                <w:sz w:val="21"/>
              </w:rPr>
            </w:pPr>
            <w:r w:rsidRPr="00B96268">
              <w:rPr>
                <w:rFonts w:hint="eastAsia"/>
                <w:sz w:val="21"/>
              </w:rPr>
              <w:t>福田友子</w:t>
            </w:r>
            <w:r w:rsidRPr="00B96268">
              <w:rPr>
                <w:rFonts w:hint="eastAsia"/>
                <w:sz w:val="21"/>
              </w:rPr>
              <w:t xml:space="preserve">, Andreas Daugaard Jørgensen. </w:t>
            </w:r>
            <w:r w:rsidRPr="00B96268">
              <w:rPr>
                <w:rFonts w:hint="eastAsia"/>
                <w:sz w:val="21"/>
              </w:rPr>
              <w:t>亚太地区只有不到</w:t>
            </w:r>
            <w:r w:rsidRPr="00B96268">
              <w:rPr>
                <w:rFonts w:hint="eastAsia"/>
                <w:sz w:val="21"/>
              </w:rPr>
              <w:t>35%</w:t>
            </w:r>
            <w:r w:rsidRPr="00B96268">
              <w:rPr>
                <w:rFonts w:hint="eastAsia"/>
                <w:sz w:val="21"/>
              </w:rPr>
              <w:t>的年轻人在学校接受过性教育</w:t>
            </w:r>
            <w:r w:rsidRPr="00B96268">
              <w:rPr>
                <w:rFonts w:hint="eastAsia"/>
                <w:sz w:val="21"/>
              </w:rPr>
              <w:t xml:space="preserve"> [EB/OL]. </w:t>
            </w:r>
            <w:r w:rsidRPr="00B96268">
              <w:rPr>
                <w:rFonts w:hint="eastAsia"/>
                <w:sz w:val="21"/>
              </w:rPr>
              <w:t>世界经济论坛</w:t>
            </w:r>
            <w:r w:rsidRPr="00B96268">
              <w:rPr>
                <w:rFonts w:hint="eastAsia"/>
                <w:sz w:val="21"/>
              </w:rPr>
              <w:t>, 2024-04-05. (2025-06-01). https://cn.weforum.org/stories/2024/04/https-www-weforum-org-agenda-2024-03-how-countries-can-save-millions-by-prioritising-adolescent-sexual-and-reprod</w:t>
            </w:r>
            <w:r w:rsidRPr="00B96268">
              <w:rPr>
                <w:sz w:val="21"/>
              </w:rPr>
              <w:t>uctive-health-cn/.</w:t>
            </w:r>
          </w:p>
          <w:p w14:paraId="3E1B01E2" w14:textId="6CDBD784" w:rsidR="00EE4A9C" w:rsidRPr="00B96268" w:rsidRDefault="00EE4A9C" w:rsidP="00EE4A9C">
            <w:pPr>
              <w:pStyle w:val="a9"/>
              <w:numPr>
                <w:ilvl w:val="0"/>
                <w:numId w:val="25"/>
              </w:numPr>
              <w:wordWrap w:val="0"/>
              <w:spacing w:line="300" w:lineRule="exact"/>
              <w:ind w:left="442" w:firstLineChars="0" w:hanging="442"/>
              <w:rPr>
                <w:sz w:val="21"/>
              </w:rPr>
            </w:pPr>
            <w:r w:rsidRPr="00B96268">
              <w:rPr>
                <w:rFonts w:hint="eastAsia"/>
                <w:sz w:val="21"/>
              </w:rPr>
              <w:t>联合国人口基金</w:t>
            </w:r>
            <w:r w:rsidRPr="00B96268">
              <w:rPr>
                <w:rFonts w:hint="eastAsia"/>
                <w:sz w:val="21"/>
              </w:rPr>
              <w:t xml:space="preserve">. </w:t>
            </w:r>
            <w:r w:rsidRPr="00B96268">
              <w:rPr>
                <w:rFonts w:hint="eastAsia"/>
                <w:sz w:val="21"/>
              </w:rPr>
              <w:t>一半以上未婚青少年称其性与生殖健康需要得不到满足</w:t>
            </w:r>
            <w:r w:rsidRPr="00B96268">
              <w:rPr>
                <w:rFonts w:hint="eastAsia"/>
                <w:sz w:val="21"/>
              </w:rPr>
              <w:t xml:space="preserve"> [EB/OL]. </w:t>
            </w:r>
            <w:r w:rsidRPr="00B96268">
              <w:rPr>
                <w:rFonts w:hint="eastAsia"/>
                <w:sz w:val="21"/>
              </w:rPr>
              <w:t>联合国人口基金</w:t>
            </w:r>
            <w:r w:rsidRPr="00B96268">
              <w:rPr>
                <w:rFonts w:hint="eastAsia"/>
                <w:sz w:val="21"/>
              </w:rPr>
              <w:t>, 2010-05-04. (2025-06-01). https://china.unfpa.org/zh-Hans/news/</w:t>
            </w:r>
            <w:r w:rsidRPr="00B96268">
              <w:rPr>
                <w:rFonts w:hint="eastAsia"/>
                <w:sz w:val="21"/>
              </w:rPr>
              <w:t>一半以上未婚青少</w:t>
            </w:r>
            <w:r w:rsidRPr="00B96268">
              <w:rPr>
                <w:rFonts w:hint="eastAsia"/>
                <w:sz w:val="21"/>
              </w:rPr>
              <w:lastRenderedPageBreak/>
              <w:t>年称其性与生殖健康需要得不到满足</w:t>
            </w:r>
          </w:p>
          <w:p w14:paraId="2D240548" w14:textId="48E7C8DB" w:rsidR="00EE4A9C" w:rsidRPr="00B96268" w:rsidRDefault="00EE4A9C" w:rsidP="00EE4A9C">
            <w:pPr>
              <w:pStyle w:val="a9"/>
              <w:numPr>
                <w:ilvl w:val="0"/>
                <w:numId w:val="25"/>
              </w:numPr>
              <w:wordWrap w:val="0"/>
              <w:spacing w:line="300" w:lineRule="exact"/>
              <w:ind w:left="442" w:firstLineChars="0" w:hanging="442"/>
              <w:rPr>
                <w:sz w:val="21"/>
              </w:rPr>
            </w:pPr>
            <w:r w:rsidRPr="00B96268">
              <w:rPr>
                <w:rFonts w:hint="eastAsia"/>
                <w:sz w:val="21"/>
              </w:rPr>
              <w:t>李思敏</w:t>
            </w:r>
            <w:r w:rsidRPr="00B96268">
              <w:rPr>
                <w:rFonts w:hint="eastAsia"/>
                <w:sz w:val="21"/>
              </w:rPr>
              <w:t xml:space="preserve">, </w:t>
            </w:r>
            <w:r w:rsidRPr="00B96268">
              <w:rPr>
                <w:rFonts w:hint="eastAsia"/>
                <w:sz w:val="21"/>
              </w:rPr>
              <w:t>刘素珍</w:t>
            </w:r>
            <w:r w:rsidRPr="00B96268">
              <w:rPr>
                <w:rFonts w:hint="eastAsia"/>
                <w:sz w:val="21"/>
              </w:rPr>
              <w:t xml:space="preserve">. </w:t>
            </w:r>
            <w:r w:rsidRPr="00B96268">
              <w:rPr>
                <w:rFonts w:hint="eastAsia"/>
                <w:sz w:val="21"/>
              </w:rPr>
              <w:t>国内青少年性与生殖健康干预现状分析</w:t>
            </w:r>
            <w:r w:rsidRPr="00B96268">
              <w:rPr>
                <w:rFonts w:hint="eastAsia"/>
                <w:sz w:val="21"/>
              </w:rPr>
              <w:t xml:space="preserve"> [J] .</w:t>
            </w:r>
            <w:r w:rsidRPr="00B96268">
              <w:rPr>
                <w:rFonts w:hint="eastAsia"/>
                <w:sz w:val="21"/>
              </w:rPr>
              <w:t>中国实用护理杂志</w:t>
            </w:r>
            <w:r w:rsidRPr="00B96268">
              <w:rPr>
                <w:rFonts w:hint="eastAsia"/>
                <w:sz w:val="21"/>
              </w:rPr>
              <w:t>,2013,29( 28 ): 43-45. DOI: 10.3760/cma.j.issn.1672-7088.2013.28.021</w:t>
            </w:r>
          </w:p>
          <w:p w14:paraId="59EB6E40" w14:textId="7F115498"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Chandra-Mouli V, Neal S, Moller A-B. Adolescent sexual and reproductive health for all in sub-Saharan Africa: a spotlight on inequalities [M]. Springer, 2021.</w:t>
            </w:r>
          </w:p>
          <w:p w14:paraId="37F177F3" w14:textId="56E73FA8"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Qiao J, Wang Y, Li X, et al. A lancet commission on 70 years of women’s reproductive, maternal, newborn, child, and adolescent health in </w:t>
            </w:r>
            <w:proofErr w:type="spellStart"/>
            <w:r w:rsidRPr="00B96268">
              <w:rPr>
                <w:sz w:val="21"/>
              </w:rPr>
              <w:t>china</w:t>
            </w:r>
            <w:proofErr w:type="spellEnd"/>
            <w:r w:rsidRPr="00B96268">
              <w:rPr>
                <w:sz w:val="21"/>
              </w:rPr>
              <w:t xml:space="preserve"> [J]. The Lancet, 2021, 397(10293): 2497–2536.</w:t>
            </w:r>
          </w:p>
          <w:p w14:paraId="459371EE" w14:textId="0081F45D"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Bhana D, </w:t>
            </w:r>
            <w:proofErr w:type="spellStart"/>
            <w:r w:rsidRPr="00B96268">
              <w:rPr>
                <w:sz w:val="21"/>
              </w:rPr>
              <w:t>Aggleton</w:t>
            </w:r>
            <w:proofErr w:type="spellEnd"/>
            <w:r w:rsidRPr="00B96268">
              <w:rPr>
                <w:sz w:val="21"/>
              </w:rPr>
              <w:t xml:space="preserve"> P, Miedema E, Ngidi ND. Beyond controversy–International perspectives on sexual and reproductive health education [M]. SAGE Publications Sage UK: London, England, 2024.</w:t>
            </w:r>
          </w:p>
          <w:p w14:paraId="44868A55" w14:textId="14884F95"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Chen J, Wang Y, et al. </w:t>
            </w:r>
            <w:proofErr w:type="gramStart"/>
            <w:r w:rsidRPr="00B96268">
              <w:rPr>
                <w:sz w:val="21"/>
              </w:rPr>
              <w:t>Social</w:t>
            </w:r>
            <w:proofErr w:type="gramEnd"/>
            <w:r w:rsidRPr="00B96268">
              <w:rPr>
                <w:sz w:val="21"/>
              </w:rPr>
              <w:t xml:space="preserve"> media use for health purposes: systematic review [J]. Journal of medical Internet research, 2021, 23(5): 17917.</w:t>
            </w:r>
          </w:p>
          <w:p w14:paraId="7875B4AB" w14:textId="4C61B8A8"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Guse K, Levine D, Martins S, et al. Interventions using new digital media to improve adolescent sexual health: a systematic review [J]. Journal of adolescent health, 2012, 51(6): 535–543.</w:t>
            </w:r>
          </w:p>
          <w:p w14:paraId="56A10380" w14:textId="5BF5ECD8"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Abdul Hamid Alhassan RH, Haggerty CL, </w:t>
            </w:r>
            <w:proofErr w:type="spellStart"/>
            <w:r w:rsidRPr="00B96268">
              <w:rPr>
                <w:sz w:val="21"/>
              </w:rPr>
              <w:t>Fapohunda</w:t>
            </w:r>
            <w:proofErr w:type="spellEnd"/>
            <w:r w:rsidRPr="00B96268">
              <w:rPr>
                <w:sz w:val="21"/>
              </w:rPr>
              <w:t xml:space="preserve"> A, et al. Exploring the use of digital educational tools for sexual and reproductive health in </w:t>
            </w:r>
            <w:proofErr w:type="spellStart"/>
            <w:r w:rsidRPr="00B96268">
              <w:rPr>
                <w:sz w:val="21"/>
              </w:rPr>
              <w:t>sub-saharan</w:t>
            </w:r>
            <w:proofErr w:type="spellEnd"/>
            <w:r w:rsidRPr="00B96268">
              <w:rPr>
                <w:sz w:val="21"/>
              </w:rPr>
              <w:t xml:space="preserve"> </w:t>
            </w:r>
            <w:proofErr w:type="spellStart"/>
            <w:r w:rsidRPr="00B96268">
              <w:rPr>
                <w:sz w:val="21"/>
              </w:rPr>
              <w:t>africa</w:t>
            </w:r>
            <w:proofErr w:type="spellEnd"/>
            <w:r w:rsidRPr="00B96268">
              <w:rPr>
                <w:sz w:val="21"/>
              </w:rPr>
              <w:t>: Systematic review [J]. JMIR Public Health and Surveillance, 2025, 11: 63309.</w:t>
            </w:r>
          </w:p>
          <w:p w14:paraId="7A10173E" w14:textId="048BFA88"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Benoit JRA, Louie-Poon S, Kauser S, </w:t>
            </w:r>
            <w:proofErr w:type="spellStart"/>
            <w:r w:rsidRPr="00B96268">
              <w:rPr>
                <w:sz w:val="21"/>
              </w:rPr>
              <w:t>Meherali</w:t>
            </w:r>
            <w:proofErr w:type="spellEnd"/>
            <w:r w:rsidRPr="00B96268">
              <w:rPr>
                <w:sz w:val="21"/>
              </w:rPr>
              <w:t xml:space="preserve"> S. Promoting adolescent sexual and reproductive health in north </w:t>
            </w:r>
            <w:proofErr w:type="spellStart"/>
            <w:r w:rsidRPr="00B96268">
              <w:rPr>
                <w:sz w:val="21"/>
              </w:rPr>
              <w:t>america</w:t>
            </w:r>
            <w:proofErr w:type="spellEnd"/>
            <w:r w:rsidRPr="00B96268">
              <w:rPr>
                <w:sz w:val="21"/>
              </w:rPr>
              <w:t xml:space="preserve"> using free mobile apps: environmental scan [J]. JMIR Pediatrics and Parenting, 2022, 5(4): 33826.</w:t>
            </w:r>
          </w:p>
          <w:p w14:paraId="5658AC3E" w14:textId="0916E1A4"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Sewak A, Yousef M, Deshpande S, Seydel T, Hashemi N. The effectiveness of digital sexual health interventions for young adults: a systematic literature review (2010–2020) [J]. Health Promotion International, 2023, 38(1): 104.</w:t>
            </w:r>
          </w:p>
          <w:p w14:paraId="22D4B725" w14:textId="4DDB06D3"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Chernick LS, Konja A, Gonzalez A, et al. Designing illustrative social media stories to promote adolescent peer support and healthy sexual behaviors [J]. Digital health, 2022, 8: 20552076221104660.</w:t>
            </w:r>
          </w:p>
          <w:p w14:paraId="5582BA24" w14:textId="66A1B9F8" w:rsidR="00EE4A9C" w:rsidRPr="00B96268" w:rsidRDefault="00EE4A9C" w:rsidP="00EE4A9C">
            <w:pPr>
              <w:pStyle w:val="a9"/>
              <w:numPr>
                <w:ilvl w:val="0"/>
                <w:numId w:val="25"/>
              </w:numPr>
              <w:wordWrap w:val="0"/>
              <w:spacing w:line="300" w:lineRule="exact"/>
              <w:ind w:left="442" w:firstLineChars="0" w:hanging="442"/>
              <w:rPr>
                <w:sz w:val="21"/>
              </w:rPr>
            </w:pPr>
            <w:proofErr w:type="spellStart"/>
            <w:r w:rsidRPr="00B96268">
              <w:rPr>
                <w:sz w:val="21"/>
              </w:rPr>
              <w:t>Nasralah</w:t>
            </w:r>
            <w:proofErr w:type="spellEnd"/>
            <w:r w:rsidRPr="00B96268">
              <w:rPr>
                <w:sz w:val="21"/>
              </w:rPr>
              <w:t xml:space="preserve"> T, El-Gayar O, Wang Y. Social media text mining framework for drug abuse: development and validation study with an opioid crisis case analysis [J]. Journal of medical Internet research, 2020, 22(8): 18350.</w:t>
            </w:r>
          </w:p>
          <w:p w14:paraId="132BDDA8" w14:textId="65685FD2"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Desrosiers A, Betancourt T, Kergoat Y, </w:t>
            </w:r>
            <w:proofErr w:type="spellStart"/>
            <w:r w:rsidRPr="00B96268">
              <w:rPr>
                <w:sz w:val="21"/>
              </w:rPr>
              <w:t>Servilli</w:t>
            </w:r>
            <w:proofErr w:type="spellEnd"/>
            <w:r w:rsidRPr="00B96268">
              <w:rPr>
                <w:sz w:val="21"/>
              </w:rPr>
              <w:t xml:space="preserve"> C, Say L, Kobeissi L. A systematic review of sexual and reproductive health interventions for young people in humanitarian and lower-and-middle-income country settings [J]. BMC public health, 2020, 20: 1–21.</w:t>
            </w:r>
          </w:p>
          <w:p w14:paraId="14E3430F" w14:textId="7030D760"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Ghahramani A, </w:t>
            </w:r>
            <w:proofErr w:type="spellStart"/>
            <w:r w:rsidRPr="00B96268">
              <w:rPr>
                <w:sz w:val="21"/>
              </w:rPr>
              <w:t>Courten</w:t>
            </w:r>
            <w:proofErr w:type="spellEnd"/>
            <w:r w:rsidRPr="00B96268">
              <w:rPr>
                <w:sz w:val="21"/>
              </w:rPr>
              <w:t xml:space="preserve"> M, </w:t>
            </w:r>
            <w:proofErr w:type="spellStart"/>
            <w:r w:rsidRPr="00B96268">
              <w:rPr>
                <w:sz w:val="21"/>
              </w:rPr>
              <w:t>Prokofieva</w:t>
            </w:r>
            <w:proofErr w:type="spellEnd"/>
            <w:r w:rsidRPr="00B96268">
              <w:rPr>
                <w:sz w:val="21"/>
              </w:rPr>
              <w:t xml:space="preserve"> M. The potential of social media in health promotion beyond creating awareness: an integrative review [J]. BMC public health, 2022, 22(1): 2402.</w:t>
            </w:r>
          </w:p>
          <w:p w14:paraId="6D9065CC" w14:textId="1CC360C8"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Fu J, Li C, Zhou C, et al. Methods for analyzing the contents of social media for health care: scoping review [J]. Journal of Medical Internet Research, 2023, 25: 43349.</w:t>
            </w:r>
          </w:p>
          <w:p w14:paraId="579E2AA9" w14:textId="0E64A982"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Boon-</w:t>
            </w:r>
            <w:proofErr w:type="spellStart"/>
            <w:r w:rsidRPr="00B96268">
              <w:rPr>
                <w:sz w:val="21"/>
              </w:rPr>
              <w:t>Itt</w:t>
            </w:r>
            <w:proofErr w:type="spellEnd"/>
            <w:r w:rsidRPr="00B96268">
              <w:rPr>
                <w:sz w:val="21"/>
              </w:rPr>
              <w:t xml:space="preserve"> S, </w:t>
            </w:r>
            <w:proofErr w:type="spellStart"/>
            <w:r w:rsidRPr="00B96268">
              <w:rPr>
                <w:sz w:val="21"/>
              </w:rPr>
              <w:t>Skunkan</w:t>
            </w:r>
            <w:proofErr w:type="spellEnd"/>
            <w:r w:rsidRPr="00B96268">
              <w:rPr>
                <w:sz w:val="21"/>
              </w:rPr>
              <w:t xml:space="preserve"> Y, et al. </w:t>
            </w:r>
            <w:proofErr w:type="gramStart"/>
            <w:r w:rsidRPr="00B96268">
              <w:rPr>
                <w:sz w:val="21"/>
              </w:rPr>
              <w:t>Public</w:t>
            </w:r>
            <w:proofErr w:type="gramEnd"/>
            <w:r w:rsidRPr="00B96268">
              <w:rPr>
                <w:sz w:val="21"/>
              </w:rPr>
              <w:t xml:space="preserve"> perception of the covid-19 pandemic on twitter: sentiment analysis and topic modeling study [J]. JMIR public health and surveillance, 2020, 6(4): 21978.</w:t>
            </w:r>
          </w:p>
          <w:p w14:paraId="69D7706E" w14:textId="46C79354"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Kelleher E, Moreno MA. Hot topics in social media and reproductive health [J]. Journal of pediatric and adolescent gynecology, 2020, 33(6): 619-622. https://doi.org/10.1016/j.jpag.2020.06.016.</w:t>
            </w:r>
          </w:p>
          <w:p w14:paraId="09012067" w14:textId="716BD2B5"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Wilkerson D, et al. </w:t>
            </w:r>
            <w:proofErr w:type="spellStart"/>
            <w:r w:rsidRPr="00B96268">
              <w:rPr>
                <w:sz w:val="21"/>
              </w:rPr>
              <w:t>TeleEducation</w:t>
            </w:r>
            <w:proofErr w:type="spellEnd"/>
            <w:r w:rsidRPr="00B96268">
              <w:rPr>
                <w:sz w:val="21"/>
              </w:rPr>
              <w:t xml:space="preserve"> initiatives for Sub-Saharan Africa: The case of the African virtual university in Kenya [J]. Journal of STEM Education: Innovations and Research, 2</w:t>
            </w:r>
            <w:r w:rsidRPr="00B96268">
              <w:rPr>
                <w:sz w:val="21"/>
              </w:rPr>
              <w:lastRenderedPageBreak/>
              <w:t>011, 12(5).</w:t>
            </w:r>
          </w:p>
          <w:p w14:paraId="0B44CD3D" w14:textId="507F57BF"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Saha R, Paul P, Yaya S, Banke-Thomas A. Association between exposure to social media and knowledge of sexual and reproductive health among adolescent girls: evidence from the UDAYA survey in Bihar and Uttar Pradesh, India [J]. </w:t>
            </w:r>
            <w:proofErr w:type="spellStart"/>
            <w:r w:rsidRPr="00B96268">
              <w:rPr>
                <w:sz w:val="21"/>
              </w:rPr>
              <w:t>Reprod</w:t>
            </w:r>
            <w:proofErr w:type="spellEnd"/>
            <w:r w:rsidRPr="00B96268">
              <w:rPr>
                <w:sz w:val="21"/>
              </w:rPr>
              <w:t xml:space="preserve"> Health, 2022, 19(1):178. DOI: 10.1186/s12978-022-01487-7. </w:t>
            </w:r>
          </w:p>
          <w:p w14:paraId="69824B04" w14:textId="40562D1A" w:rsidR="00EE4A9C" w:rsidRPr="00B96268" w:rsidRDefault="00EE4A9C" w:rsidP="00EE4A9C">
            <w:pPr>
              <w:pStyle w:val="a9"/>
              <w:numPr>
                <w:ilvl w:val="0"/>
                <w:numId w:val="25"/>
              </w:numPr>
              <w:wordWrap w:val="0"/>
              <w:spacing w:line="300" w:lineRule="exact"/>
              <w:ind w:left="442" w:firstLineChars="0" w:hanging="442"/>
              <w:rPr>
                <w:sz w:val="21"/>
              </w:rPr>
            </w:pPr>
            <w:proofErr w:type="spellStart"/>
            <w:r w:rsidRPr="00B96268">
              <w:rPr>
                <w:sz w:val="21"/>
              </w:rPr>
              <w:t>Adzovie</w:t>
            </w:r>
            <w:proofErr w:type="spellEnd"/>
            <w:r w:rsidRPr="00B96268">
              <w:rPr>
                <w:sz w:val="21"/>
              </w:rPr>
              <w:t xml:space="preserve"> D, Holm R. Impact of Social Media on Adolescent Sexual and Reproductive Health [R]. 2020. DOI: 10.34190/ESM.20.016.</w:t>
            </w:r>
          </w:p>
          <w:p w14:paraId="4684B896" w14:textId="450D1BCE" w:rsidR="00EE4A9C" w:rsidRPr="00B96268" w:rsidRDefault="00EE4A9C" w:rsidP="00EE4A9C">
            <w:pPr>
              <w:pStyle w:val="a9"/>
              <w:numPr>
                <w:ilvl w:val="0"/>
                <w:numId w:val="25"/>
              </w:numPr>
              <w:wordWrap w:val="0"/>
              <w:spacing w:line="300" w:lineRule="exact"/>
              <w:ind w:left="442" w:firstLineChars="0" w:hanging="442"/>
              <w:rPr>
                <w:sz w:val="21"/>
              </w:rPr>
            </w:pPr>
            <w:r w:rsidRPr="00B96268">
              <w:rPr>
                <w:rFonts w:hint="eastAsia"/>
                <w:sz w:val="21"/>
              </w:rPr>
              <w:t>郑晓瑛</w:t>
            </w:r>
            <w:r w:rsidRPr="00B96268">
              <w:rPr>
                <w:rFonts w:hint="eastAsia"/>
                <w:sz w:val="21"/>
              </w:rPr>
              <w:t xml:space="preserve">, </w:t>
            </w:r>
            <w:proofErr w:type="gramStart"/>
            <w:r w:rsidRPr="00B96268">
              <w:rPr>
                <w:rFonts w:hint="eastAsia"/>
                <w:sz w:val="21"/>
              </w:rPr>
              <w:t>陈功</w:t>
            </w:r>
            <w:proofErr w:type="gramEnd"/>
            <w:r w:rsidRPr="00B96268">
              <w:rPr>
                <w:rFonts w:hint="eastAsia"/>
                <w:sz w:val="21"/>
              </w:rPr>
              <w:t xml:space="preserve">. </w:t>
            </w:r>
            <w:r w:rsidRPr="00B96268">
              <w:rPr>
                <w:rFonts w:hint="eastAsia"/>
                <w:sz w:val="21"/>
              </w:rPr>
              <w:t>中国青少年生殖健康可及性调查基础数据报告</w:t>
            </w:r>
            <w:r w:rsidRPr="00B96268">
              <w:rPr>
                <w:rFonts w:hint="eastAsia"/>
                <w:sz w:val="21"/>
              </w:rPr>
              <w:t xml:space="preserve"> [J]. </w:t>
            </w:r>
            <w:r w:rsidRPr="00B96268">
              <w:rPr>
                <w:rFonts w:hint="eastAsia"/>
                <w:sz w:val="21"/>
              </w:rPr>
              <w:t>人口与发展</w:t>
            </w:r>
            <w:r w:rsidRPr="00B96268">
              <w:rPr>
                <w:rFonts w:hint="eastAsia"/>
                <w:sz w:val="21"/>
              </w:rPr>
              <w:t>, 2010, 3: 2-16.</w:t>
            </w:r>
          </w:p>
          <w:p w14:paraId="6CAA2E0D" w14:textId="22F0941D" w:rsidR="00EE4A9C" w:rsidRPr="00B96268" w:rsidRDefault="00EE4A9C" w:rsidP="00EE4A9C">
            <w:pPr>
              <w:pStyle w:val="a9"/>
              <w:numPr>
                <w:ilvl w:val="0"/>
                <w:numId w:val="25"/>
              </w:numPr>
              <w:wordWrap w:val="0"/>
              <w:spacing w:line="300" w:lineRule="exact"/>
              <w:ind w:left="442" w:firstLineChars="0" w:hanging="442"/>
              <w:rPr>
                <w:sz w:val="21"/>
              </w:rPr>
            </w:pPr>
            <w:r w:rsidRPr="00B96268">
              <w:rPr>
                <w:rFonts w:hint="eastAsia"/>
                <w:sz w:val="21"/>
              </w:rPr>
              <w:t>李阳</w:t>
            </w:r>
            <w:r w:rsidRPr="00B96268">
              <w:rPr>
                <w:rFonts w:hint="eastAsia"/>
                <w:sz w:val="21"/>
              </w:rPr>
              <w:t xml:space="preserve">, </w:t>
            </w:r>
            <w:r w:rsidRPr="00B96268">
              <w:rPr>
                <w:rFonts w:hint="eastAsia"/>
                <w:sz w:val="21"/>
              </w:rPr>
              <w:t>焦娜</w:t>
            </w:r>
            <w:r w:rsidRPr="00B96268">
              <w:rPr>
                <w:rFonts w:hint="eastAsia"/>
                <w:sz w:val="21"/>
              </w:rPr>
              <w:t xml:space="preserve">, </w:t>
            </w:r>
            <w:r w:rsidRPr="00B96268">
              <w:rPr>
                <w:rFonts w:hint="eastAsia"/>
                <w:sz w:val="21"/>
              </w:rPr>
              <w:t>蒋泓</w:t>
            </w:r>
            <w:r w:rsidRPr="00B96268">
              <w:rPr>
                <w:rFonts w:hint="eastAsia"/>
                <w:sz w:val="21"/>
              </w:rPr>
              <w:t xml:space="preserve">, </w:t>
            </w:r>
            <w:r w:rsidRPr="00B96268">
              <w:rPr>
                <w:rFonts w:hint="eastAsia"/>
                <w:sz w:val="21"/>
              </w:rPr>
              <w:t>谭晖</w:t>
            </w:r>
            <w:r w:rsidRPr="00B96268">
              <w:rPr>
                <w:rFonts w:hint="eastAsia"/>
                <w:sz w:val="21"/>
              </w:rPr>
              <w:t xml:space="preserve">, </w:t>
            </w:r>
            <w:proofErr w:type="gramStart"/>
            <w:r w:rsidRPr="00B96268">
              <w:rPr>
                <w:rFonts w:hint="eastAsia"/>
                <w:sz w:val="21"/>
              </w:rPr>
              <w:t>钱序</w:t>
            </w:r>
            <w:proofErr w:type="gramEnd"/>
            <w:r w:rsidRPr="00B96268">
              <w:rPr>
                <w:rFonts w:hint="eastAsia"/>
                <w:sz w:val="21"/>
              </w:rPr>
              <w:t xml:space="preserve">. </w:t>
            </w:r>
            <w:r w:rsidRPr="00B96268">
              <w:rPr>
                <w:rFonts w:hint="eastAsia"/>
                <w:sz w:val="21"/>
              </w:rPr>
              <w:t>我国青少年性与生殖健康的需要与需求研究现状</w:t>
            </w:r>
            <w:r w:rsidRPr="00B96268">
              <w:rPr>
                <w:rFonts w:hint="eastAsia"/>
                <w:sz w:val="21"/>
              </w:rPr>
              <w:t xml:space="preserve"> </w:t>
            </w:r>
            <w:r w:rsidRPr="00B96268">
              <w:rPr>
                <w:rFonts w:hint="eastAsia"/>
                <w:sz w:val="21"/>
              </w:rPr>
              <w:t>①</w:t>
            </w:r>
            <w:r w:rsidRPr="00B96268">
              <w:rPr>
                <w:rFonts w:hint="eastAsia"/>
                <w:sz w:val="21"/>
              </w:rPr>
              <w:t xml:space="preserve"> [J]. </w:t>
            </w:r>
            <w:r w:rsidRPr="00B96268">
              <w:rPr>
                <w:rFonts w:hint="eastAsia"/>
                <w:sz w:val="21"/>
              </w:rPr>
              <w:t>中国妇幼保健</w:t>
            </w:r>
            <w:r w:rsidRPr="00B96268">
              <w:rPr>
                <w:rFonts w:hint="eastAsia"/>
                <w:sz w:val="21"/>
              </w:rPr>
              <w:t>, 2015, 30.</w:t>
            </w:r>
          </w:p>
          <w:p w14:paraId="57B5A793" w14:textId="026EF40E" w:rsidR="00EE4A9C" w:rsidRPr="00B96268" w:rsidRDefault="00EE4A9C" w:rsidP="00EE4A9C">
            <w:pPr>
              <w:pStyle w:val="a9"/>
              <w:numPr>
                <w:ilvl w:val="0"/>
                <w:numId w:val="25"/>
              </w:numPr>
              <w:wordWrap w:val="0"/>
              <w:spacing w:line="300" w:lineRule="exact"/>
              <w:ind w:left="442" w:firstLineChars="0" w:hanging="442"/>
              <w:rPr>
                <w:sz w:val="21"/>
              </w:rPr>
            </w:pPr>
            <w:r w:rsidRPr="00B96268">
              <w:rPr>
                <w:rFonts w:hint="eastAsia"/>
                <w:sz w:val="21"/>
              </w:rPr>
              <w:t>赵</w:t>
            </w:r>
            <w:proofErr w:type="gramStart"/>
            <w:r w:rsidRPr="00B96268">
              <w:rPr>
                <w:rFonts w:hint="eastAsia"/>
                <w:sz w:val="21"/>
              </w:rPr>
              <w:t>芮</w:t>
            </w:r>
            <w:proofErr w:type="gramEnd"/>
            <w:r w:rsidRPr="00B96268">
              <w:rPr>
                <w:rFonts w:hint="eastAsia"/>
                <w:sz w:val="21"/>
              </w:rPr>
              <w:t xml:space="preserve">, </w:t>
            </w:r>
            <w:r w:rsidRPr="00B96268">
              <w:rPr>
                <w:rFonts w:hint="eastAsia"/>
                <w:sz w:val="21"/>
              </w:rPr>
              <w:t>张磊</w:t>
            </w:r>
            <w:r w:rsidRPr="00B96268">
              <w:rPr>
                <w:rFonts w:hint="eastAsia"/>
                <w:sz w:val="21"/>
              </w:rPr>
              <w:t xml:space="preserve">, </w:t>
            </w:r>
            <w:proofErr w:type="gramStart"/>
            <w:r w:rsidRPr="00B96268">
              <w:rPr>
                <w:rFonts w:hint="eastAsia"/>
                <w:sz w:val="21"/>
              </w:rPr>
              <w:t>富晓星</w:t>
            </w:r>
            <w:proofErr w:type="gramEnd"/>
            <w:r w:rsidRPr="00B96268">
              <w:rPr>
                <w:rFonts w:hint="eastAsia"/>
                <w:sz w:val="21"/>
              </w:rPr>
              <w:t xml:space="preserve">, </w:t>
            </w:r>
            <w:proofErr w:type="gramStart"/>
            <w:r w:rsidRPr="00B96268">
              <w:rPr>
                <w:rFonts w:hint="eastAsia"/>
                <w:sz w:val="21"/>
              </w:rPr>
              <w:t>苏春艳</w:t>
            </w:r>
            <w:proofErr w:type="gramEnd"/>
            <w:r w:rsidRPr="00B96268">
              <w:rPr>
                <w:rFonts w:hint="eastAsia"/>
                <w:sz w:val="21"/>
              </w:rPr>
              <w:t xml:space="preserve">, </w:t>
            </w:r>
            <w:r w:rsidRPr="00B96268">
              <w:rPr>
                <w:rFonts w:hint="eastAsia"/>
                <w:sz w:val="21"/>
              </w:rPr>
              <w:t>张玉萍</w:t>
            </w:r>
            <w:r w:rsidRPr="00B96268">
              <w:rPr>
                <w:rFonts w:hint="eastAsia"/>
                <w:sz w:val="21"/>
              </w:rPr>
              <w:t xml:space="preserve">. </w:t>
            </w:r>
            <w:r w:rsidRPr="00B96268">
              <w:rPr>
                <w:rFonts w:hint="eastAsia"/>
                <w:sz w:val="21"/>
              </w:rPr>
              <w:t>中国</w:t>
            </w:r>
            <w:r w:rsidRPr="00B96268">
              <w:rPr>
                <w:rFonts w:hint="eastAsia"/>
                <w:sz w:val="21"/>
              </w:rPr>
              <w:t xml:space="preserve"> 11 </w:t>
            </w:r>
            <w:r w:rsidRPr="00B96268">
              <w:rPr>
                <w:rFonts w:hint="eastAsia"/>
                <w:sz w:val="21"/>
              </w:rPr>
              <w:t>省市青少年性与生殖健康知识</w:t>
            </w:r>
            <w:r w:rsidRPr="00B96268">
              <w:rPr>
                <w:rFonts w:hint="eastAsia"/>
                <w:sz w:val="21"/>
              </w:rPr>
              <w:t xml:space="preserve">, </w:t>
            </w:r>
            <w:r w:rsidRPr="00B96268">
              <w:rPr>
                <w:rFonts w:hint="eastAsia"/>
                <w:sz w:val="21"/>
              </w:rPr>
              <w:t>态度及行为调查</w:t>
            </w:r>
            <w:r w:rsidRPr="00B96268">
              <w:rPr>
                <w:rFonts w:hint="eastAsia"/>
                <w:sz w:val="21"/>
              </w:rPr>
              <w:t xml:space="preserve"> [J]. </w:t>
            </w:r>
            <w:r w:rsidRPr="00B96268">
              <w:rPr>
                <w:rFonts w:hint="eastAsia"/>
                <w:sz w:val="21"/>
              </w:rPr>
              <w:t>中国公共卫生</w:t>
            </w:r>
            <w:r w:rsidRPr="00B96268">
              <w:rPr>
                <w:rFonts w:hint="eastAsia"/>
                <w:sz w:val="21"/>
              </w:rPr>
              <w:t>, 2019, 35(10): 1330-1338.</w:t>
            </w:r>
          </w:p>
          <w:p w14:paraId="6EEAA02B" w14:textId="7595768E"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XU Jie-</w:t>
            </w:r>
            <w:proofErr w:type="spellStart"/>
            <w:r w:rsidRPr="00B96268">
              <w:rPr>
                <w:sz w:val="21"/>
              </w:rPr>
              <w:t>shuang</w:t>
            </w:r>
            <w:proofErr w:type="spellEnd"/>
            <w:r w:rsidRPr="00B96268">
              <w:rPr>
                <w:sz w:val="21"/>
              </w:rPr>
              <w:t>, QIAN Xu. Review and trend analysis of adolescent reproductive health policy in China[J]. Chinese Journal of Health Policy, 2013, 6(2): 49-55.</w:t>
            </w:r>
          </w:p>
          <w:p w14:paraId="3BBC962A" w14:textId="77777777" w:rsidR="00EE4A9C" w:rsidRPr="00B96268" w:rsidRDefault="00EE4A9C" w:rsidP="00EE4A9C">
            <w:pPr>
              <w:pStyle w:val="a9"/>
              <w:numPr>
                <w:ilvl w:val="0"/>
                <w:numId w:val="25"/>
              </w:numPr>
              <w:wordWrap w:val="0"/>
              <w:spacing w:line="300" w:lineRule="exact"/>
              <w:ind w:left="442" w:firstLineChars="0" w:hanging="442"/>
              <w:rPr>
                <w:sz w:val="21"/>
              </w:rPr>
            </w:pPr>
            <w:r w:rsidRPr="00B96268">
              <w:rPr>
                <w:sz w:val="21"/>
              </w:rPr>
              <w:t xml:space="preserve">Lou CH, Zhao Q, Gao ES, Shah IH. Can the Internet be used effectively to provide sex education to young people in China? [J]. J </w:t>
            </w:r>
            <w:proofErr w:type="spellStart"/>
            <w:r w:rsidRPr="00B96268">
              <w:rPr>
                <w:sz w:val="21"/>
              </w:rPr>
              <w:t>Adolesc</w:t>
            </w:r>
            <w:proofErr w:type="spellEnd"/>
            <w:r w:rsidRPr="00B96268">
              <w:rPr>
                <w:sz w:val="21"/>
              </w:rPr>
              <w:t xml:space="preserve"> Health, 2006, 39(5):720-8. DOI: 10.1016/j.jadohealth.2006.04.003.</w:t>
            </w:r>
          </w:p>
          <w:p w14:paraId="2B1D9FBF" w14:textId="77777777" w:rsidR="00EE4A9C" w:rsidRDefault="00EE4A9C" w:rsidP="00EE4A9C">
            <w:pPr>
              <w:pStyle w:val="a9"/>
              <w:numPr>
                <w:ilvl w:val="0"/>
                <w:numId w:val="25"/>
              </w:numPr>
              <w:wordWrap w:val="0"/>
              <w:spacing w:line="300" w:lineRule="exact"/>
              <w:ind w:left="442" w:firstLineChars="0" w:hanging="442"/>
              <w:rPr>
                <w:sz w:val="21"/>
              </w:rPr>
            </w:pPr>
            <w:proofErr w:type="gramStart"/>
            <w:r w:rsidRPr="00B96268">
              <w:rPr>
                <w:rFonts w:hint="eastAsia"/>
                <w:sz w:val="21"/>
              </w:rPr>
              <w:t>舒兴艳</w:t>
            </w:r>
            <w:proofErr w:type="gramEnd"/>
            <w:r w:rsidRPr="00B96268">
              <w:rPr>
                <w:rFonts w:hint="eastAsia"/>
                <w:sz w:val="21"/>
              </w:rPr>
              <w:t xml:space="preserve">. </w:t>
            </w:r>
            <w:r w:rsidRPr="00B96268">
              <w:rPr>
                <w:rFonts w:hint="eastAsia"/>
                <w:sz w:val="21"/>
              </w:rPr>
              <w:t>当代社交媒体对青年女性生育意愿的影响——</w:t>
            </w:r>
            <w:proofErr w:type="gramStart"/>
            <w:r w:rsidRPr="00B96268">
              <w:rPr>
                <w:rFonts w:hint="eastAsia"/>
                <w:sz w:val="21"/>
              </w:rPr>
              <w:t>以抖音为例</w:t>
            </w:r>
            <w:proofErr w:type="gramEnd"/>
            <w:r w:rsidRPr="00B96268">
              <w:rPr>
                <w:rFonts w:hint="eastAsia"/>
                <w:sz w:val="21"/>
              </w:rPr>
              <w:t xml:space="preserve"> [J]. </w:t>
            </w:r>
            <w:r w:rsidRPr="00B96268">
              <w:rPr>
                <w:rFonts w:hint="eastAsia"/>
                <w:sz w:val="21"/>
              </w:rPr>
              <w:t>心理学进展</w:t>
            </w:r>
            <w:r w:rsidRPr="00B96268">
              <w:rPr>
                <w:rFonts w:hint="eastAsia"/>
                <w:sz w:val="21"/>
              </w:rPr>
              <w:t>, 2023, 13(8): 3359-3369. DOI: 10.12677/AP.2023.138422.</w:t>
            </w:r>
          </w:p>
          <w:p w14:paraId="04BD0666" w14:textId="2EF658E2" w:rsidR="00EE4A9C" w:rsidRPr="00EB205C" w:rsidRDefault="00EE4A9C" w:rsidP="00EE4A9C"/>
        </w:tc>
      </w:tr>
      <w:tr w:rsidR="00EE4A9C" w14:paraId="36EC5C4A" w14:textId="77777777" w:rsidTr="00EE4A9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54"/>
          <w:jc w:val="center"/>
        </w:trPr>
        <w:tc>
          <w:tcPr>
            <w:tcW w:w="5000" w:type="pct"/>
            <w:gridSpan w:val="4"/>
            <w:vAlign w:val="center"/>
          </w:tcPr>
          <w:p w14:paraId="5AF8DBAC" w14:textId="6AFC0079" w:rsidR="00EE4A9C" w:rsidRPr="0011000A" w:rsidRDefault="00EE4A9C" w:rsidP="00EE4A9C">
            <w:pPr>
              <w:spacing w:line="400" w:lineRule="exact"/>
              <w:rPr>
                <w:rFonts w:ascii="宋体" w:hAnsi="宋体" w:hint="eastAsia"/>
                <w:color w:val="FFFFFF" w:themeColor="background1"/>
                <w:sz w:val="24"/>
              </w:rPr>
            </w:pPr>
          </w:p>
          <w:p w14:paraId="2047EDA6" w14:textId="1FC525F6" w:rsidR="00EE4A9C" w:rsidRPr="00E92005" w:rsidRDefault="00EE4A9C" w:rsidP="00EE4A9C">
            <w:pPr>
              <w:pStyle w:val="1"/>
              <w:spacing w:before="156" w:after="156"/>
            </w:pPr>
            <w:bookmarkStart w:id="12" w:name="_Toc166422691"/>
            <w:r w:rsidRPr="00E92005">
              <w:rPr>
                <w:rFonts w:hint="eastAsia"/>
              </w:rPr>
              <w:t>研究目标</w:t>
            </w:r>
            <w:r>
              <w:rPr>
                <w:rFonts w:hint="eastAsia"/>
              </w:rPr>
              <w:t>、内容</w:t>
            </w:r>
            <w:r w:rsidRPr="00E92005">
              <w:rPr>
                <w:rFonts w:hint="eastAsia"/>
              </w:rPr>
              <w:t>和</w:t>
            </w:r>
            <w:proofErr w:type="gramStart"/>
            <w:r w:rsidRPr="00E92005">
              <w:rPr>
                <w:rFonts w:hint="eastAsia"/>
              </w:rPr>
              <w:t>拟解决</w:t>
            </w:r>
            <w:proofErr w:type="gramEnd"/>
            <w:r w:rsidRPr="00E92005">
              <w:rPr>
                <w:rFonts w:hint="eastAsia"/>
              </w:rPr>
              <w:t>的关键问题</w:t>
            </w:r>
            <w:bookmarkEnd w:id="12"/>
          </w:p>
          <w:p w14:paraId="7C4FB530" w14:textId="77777777" w:rsidR="00EE4A9C" w:rsidRPr="00E92005" w:rsidRDefault="00EE4A9C" w:rsidP="00EE4A9C">
            <w:pPr>
              <w:pStyle w:val="2"/>
              <w:spacing w:before="156" w:after="156"/>
            </w:pPr>
            <w:bookmarkStart w:id="13" w:name="_Toc166422692"/>
            <w:r w:rsidRPr="00E92005">
              <w:rPr>
                <w:rFonts w:hint="eastAsia"/>
              </w:rPr>
              <w:t>研究目标</w:t>
            </w:r>
            <w:bookmarkEnd w:id="13"/>
          </w:p>
          <w:p w14:paraId="1F5DBFB7" w14:textId="048541A4" w:rsidR="00EE4A9C" w:rsidRPr="0011000A" w:rsidRDefault="00EE4A9C" w:rsidP="00EE4A9C">
            <w:pPr>
              <w:pStyle w:val="altz"/>
              <w:ind w:firstLine="420"/>
            </w:pPr>
            <w:r w:rsidRPr="0011000A">
              <w:t>本课题立足于中国主流青少年社交平台</w:t>
            </w:r>
            <w:r w:rsidRPr="0011000A">
              <w:t>——</w:t>
            </w:r>
            <w:proofErr w:type="gramStart"/>
            <w:r w:rsidRPr="0011000A">
              <w:t>哔</w:t>
            </w:r>
            <w:proofErr w:type="gramEnd"/>
            <w:r w:rsidRPr="0011000A">
              <w:t>哩哔哩（</w:t>
            </w:r>
            <w:proofErr w:type="spellStart"/>
            <w:r w:rsidRPr="0011000A">
              <w:t>Bilibili</w:t>
            </w:r>
            <w:proofErr w:type="spellEnd"/>
            <w:r w:rsidRPr="0011000A">
              <w:t>），以大数据分析与人工智能技术为依托，旨在实现以下研究目标：</w:t>
            </w:r>
          </w:p>
          <w:p w14:paraId="0EEB8A37" w14:textId="77777777" w:rsidR="00EE4A9C" w:rsidRPr="006D32AA" w:rsidRDefault="00EE4A9C" w:rsidP="00EE4A9C">
            <w:pPr>
              <w:pStyle w:val="a"/>
              <w:spacing w:before="156"/>
            </w:pPr>
            <w:r w:rsidRPr="0011000A">
              <w:t>揭示青少年在社交媒体上的生殖健康信息需求特征</w:t>
            </w:r>
          </w:p>
          <w:p w14:paraId="7ACB5C2E" w14:textId="6D166347" w:rsidR="00EE4A9C" w:rsidRPr="0011000A" w:rsidRDefault="00EE4A9C" w:rsidP="00EE4A9C">
            <w:pPr>
              <w:pStyle w:val="a"/>
              <w:numPr>
                <w:ilvl w:val="0"/>
                <w:numId w:val="0"/>
              </w:numPr>
              <w:spacing w:beforeLines="0"/>
              <w:ind w:firstLineChars="200" w:firstLine="480"/>
            </w:pPr>
            <w:r w:rsidRPr="0011000A">
              <w:t>系统梳理青少年用户在</w:t>
            </w:r>
            <w:proofErr w:type="spellStart"/>
            <w:r w:rsidRPr="0011000A">
              <w:t>Bilibili</w:t>
            </w:r>
            <w:proofErr w:type="spellEnd"/>
            <w:r w:rsidRPr="0011000A">
              <w:t>平台获取和关注生殖健康内容的主要诉求，识别其实际信息缺口与关注热点。</w:t>
            </w:r>
          </w:p>
          <w:p w14:paraId="5A20D593" w14:textId="77777777" w:rsidR="00EE4A9C" w:rsidRPr="006D32AA" w:rsidRDefault="00EE4A9C" w:rsidP="00EE4A9C">
            <w:pPr>
              <w:pStyle w:val="a"/>
              <w:spacing w:before="156"/>
            </w:pPr>
            <w:r w:rsidRPr="0011000A">
              <w:t>分析不同生殖健康话题的用户参与度模式</w:t>
            </w:r>
          </w:p>
          <w:p w14:paraId="669C56D5" w14:textId="14C163DD" w:rsidR="00EE4A9C" w:rsidRPr="0011000A" w:rsidRDefault="00EE4A9C" w:rsidP="00EE4A9C">
            <w:pPr>
              <w:pStyle w:val="altz"/>
              <w:ind w:firstLine="420"/>
            </w:pPr>
            <w:r w:rsidRPr="0011000A">
              <w:t>量化不同生殖健康主题（如避孕、流产、性教育等）下的用户浏览、点赞、评论、分享等多维参与行为，刻画青少年对各类话题的兴趣与互动规律。</w:t>
            </w:r>
          </w:p>
          <w:p w14:paraId="01753945" w14:textId="77777777" w:rsidR="00EE4A9C" w:rsidRPr="006D32AA" w:rsidRDefault="00EE4A9C" w:rsidP="00EE4A9C">
            <w:pPr>
              <w:pStyle w:val="a"/>
              <w:spacing w:before="156"/>
            </w:pPr>
            <w:r w:rsidRPr="0011000A">
              <w:t>评估内容</w:t>
            </w:r>
            <w:r w:rsidRPr="005A5A3F">
              <w:t>创作者</w:t>
            </w:r>
            <w:r w:rsidRPr="0011000A">
              <w:t>背景对信息质量的影响</w:t>
            </w:r>
          </w:p>
          <w:p w14:paraId="16BC1F8B" w14:textId="39EE2E5B" w:rsidR="00EE4A9C" w:rsidRPr="0011000A" w:rsidRDefault="00EE4A9C" w:rsidP="00EE4A9C">
            <w:pPr>
              <w:pStyle w:val="altz"/>
              <w:ind w:firstLine="420"/>
            </w:pPr>
            <w:r w:rsidRPr="0011000A">
              <w:t>深入分析视频上传者的医学背景与专业资质，探讨其对生殖健康内容科学性、权威性及用户信任度的影响。</w:t>
            </w:r>
          </w:p>
          <w:p w14:paraId="43A4F082" w14:textId="77777777" w:rsidR="00EE4A9C" w:rsidRPr="006D32AA" w:rsidRDefault="00EE4A9C" w:rsidP="00EE4A9C">
            <w:pPr>
              <w:pStyle w:val="a"/>
              <w:spacing w:before="156"/>
            </w:pPr>
            <w:r w:rsidRPr="0011000A">
              <w:t>探索用户情</w:t>
            </w:r>
            <w:r w:rsidRPr="005A5A3F">
              <w:t>感反应与互</w:t>
            </w:r>
            <w:r w:rsidRPr="0011000A">
              <w:t>动行为的关联机制</w:t>
            </w:r>
          </w:p>
          <w:p w14:paraId="4A12DC21" w14:textId="4495D8A4" w:rsidR="00EE4A9C" w:rsidRPr="0011000A" w:rsidRDefault="00EE4A9C" w:rsidP="00EE4A9C">
            <w:pPr>
              <w:pStyle w:val="altz"/>
              <w:ind w:firstLine="420"/>
            </w:pPr>
            <w:r w:rsidRPr="0011000A">
              <w:t>利用大语言模型开展情感分析，探讨青少年对不同生殖健康视频及讨论的情绪分布，并揭示情感态度与用户参与行为（如评论活跃度、</w:t>
            </w:r>
            <w:proofErr w:type="gramStart"/>
            <w:r w:rsidRPr="0011000A">
              <w:t>点赞数</w:t>
            </w:r>
            <w:proofErr w:type="gramEnd"/>
            <w:r w:rsidRPr="0011000A">
              <w:t>等）之间的关系。</w:t>
            </w:r>
          </w:p>
          <w:p w14:paraId="286CBAEF" w14:textId="77777777" w:rsidR="00EE4A9C" w:rsidRPr="00E92005" w:rsidRDefault="00EE4A9C" w:rsidP="00EE4A9C">
            <w:pPr>
              <w:pStyle w:val="2"/>
              <w:spacing w:before="156" w:after="156"/>
            </w:pPr>
            <w:bookmarkStart w:id="14" w:name="_Toc166422696"/>
            <w:r w:rsidRPr="00E92005">
              <w:rPr>
                <w:rFonts w:hint="eastAsia"/>
              </w:rPr>
              <w:lastRenderedPageBreak/>
              <w:t>研究内容</w:t>
            </w:r>
            <w:bookmarkEnd w:id="14"/>
          </w:p>
          <w:p w14:paraId="45EE2BD4" w14:textId="1552C29B" w:rsidR="00EE4A9C" w:rsidRPr="00436083" w:rsidRDefault="00EE4A9C" w:rsidP="00EE4A9C">
            <w:pPr>
              <w:pStyle w:val="altz"/>
              <w:ind w:firstLine="420"/>
            </w:pPr>
            <w:r w:rsidRPr="00436083">
              <w:t>本课题研究内容主要包括以下四个方面：</w:t>
            </w:r>
          </w:p>
          <w:p w14:paraId="4FA7363A" w14:textId="77777777" w:rsidR="00EE4A9C" w:rsidRPr="005A5A3F" w:rsidRDefault="00EE4A9C" w:rsidP="00EE4A9C">
            <w:pPr>
              <w:pStyle w:val="altz"/>
              <w:numPr>
                <w:ilvl w:val="0"/>
                <w:numId w:val="41"/>
              </w:numPr>
              <w:spacing w:beforeLines="50" w:before="156"/>
              <w:ind w:firstLineChars="0"/>
              <w:rPr>
                <w:sz w:val="24"/>
              </w:rPr>
            </w:pPr>
            <w:r w:rsidRPr="005A5A3F">
              <w:rPr>
                <w:sz w:val="24"/>
              </w:rPr>
              <w:t>内容覆盖度分析</w:t>
            </w:r>
          </w:p>
          <w:p w14:paraId="3BBA66AA" w14:textId="17EF3A95" w:rsidR="00EE4A9C" w:rsidRPr="00436083" w:rsidRDefault="00EE4A9C" w:rsidP="00EE4A9C">
            <w:pPr>
              <w:pStyle w:val="altz"/>
              <w:ind w:firstLine="420"/>
            </w:pPr>
            <w:r w:rsidRPr="00436083">
              <w:t>建立基于</w:t>
            </w:r>
            <w:r w:rsidRPr="00436083">
              <w:t>13</w:t>
            </w:r>
            <w:r w:rsidRPr="00436083">
              <w:t>类主要生殖健康话题（如安全套、口服避孕药、人工流产、性教育等）的内容标签体系，系统评估</w:t>
            </w:r>
            <w:proofErr w:type="spellStart"/>
            <w:r w:rsidRPr="00436083">
              <w:t>Bilibili</w:t>
            </w:r>
            <w:proofErr w:type="spellEnd"/>
            <w:r w:rsidRPr="00436083">
              <w:t>平台相关视频的主题分布、数量变化及内容结构特征。</w:t>
            </w:r>
          </w:p>
          <w:p w14:paraId="7B333DF2" w14:textId="77777777" w:rsidR="00EE4A9C" w:rsidRPr="005A5A3F" w:rsidRDefault="00EE4A9C" w:rsidP="00EE4A9C">
            <w:pPr>
              <w:pStyle w:val="altz"/>
              <w:numPr>
                <w:ilvl w:val="0"/>
                <w:numId w:val="41"/>
              </w:numPr>
              <w:spacing w:beforeLines="50" w:before="156"/>
              <w:ind w:firstLineChars="0"/>
              <w:rPr>
                <w:sz w:val="24"/>
              </w:rPr>
            </w:pPr>
            <w:r w:rsidRPr="005A5A3F">
              <w:rPr>
                <w:sz w:val="24"/>
              </w:rPr>
              <w:t>用户参与度研究</w:t>
            </w:r>
          </w:p>
          <w:p w14:paraId="7901638B" w14:textId="0FA655B8" w:rsidR="00EE4A9C" w:rsidRPr="00436083" w:rsidRDefault="00EE4A9C" w:rsidP="00EE4A9C">
            <w:pPr>
              <w:pStyle w:val="altz"/>
              <w:ind w:firstLine="420"/>
            </w:pPr>
            <w:r w:rsidRPr="00436083">
              <w:t>基于平台后台数据，统计分析视频的浏览量、</w:t>
            </w:r>
            <w:proofErr w:type="gramStart"/>
            <w:r w:rsidRPr="00436083">
              <w:t>点赞数</w:t>
            </w:r>
            <w:proofErr w:type="gramEnd"/>
            <w:r w:rsidRPr="00436083">
              <w:t>、评论数、分享数等指标，比较</w:t>
            </w:r>
            <w:proofErr w:type="gramStart"/>
            <w:r w:rsidRPr="00436083">
              <w:t>不同话题</w:t>
            </w:r>
            <w:proofErr w:type="gramEnd"/>
            <w:r w:rsidRPr="00436083">
              <w:t>与不同时间段的用户互动热度，揭示青少年参与生殖健康信息传播的行为模式。</w:t>
            </w:r>
          </w:p>
          <w:p w14:paraId="5981AD83" w14:textId="77777777" w:rsidR="00EE4A9C" w:rsidRPr="005A5A3F" w:rsidRDefault="00EE4A9C" w:rsidP="00EE4A9C">
            <w:pPr>
              <w:pStyle w:val="altz"/>
              <w:numPr>
                <w:ilvl w:val="0"/>
                <w:numId w:val="41"/>
              </w:numPr>
              <w:spacing w:beforeLines="50" w:before="156"/>
              <w:ind w:firstLineChars="0"/>
              <w:rPr>
                <w:sz w:val="24"/>
              </w:rPr>
            </w:pPr>
            <w:r w:rsidRPr="005A5A3F">
              <w:rPr>
                <w:sz w:val="24"/>
              </w:rPr>
              <w:t>创作者背景调查</w:t>
            </w:r>
          </w:p>
          <w:p w14:paraId="4554B8E4" w14:textId="5C44E13C" w:rsidR="00EE4A9C" w:rsidRPr="00436083" w:rsidRDefault="00EE4A9C" w:rsidP="00EE4A9C">
            <w:pPr>
              <w:pStyle w:val="altz"/>
              <w:ind w:firstLine="420"/>
            </w:pPr>
            <w:r w:rsidRPr="00436083">
              <w:t>对视频上传者的身份信息进行梳理与认证，区分医学专业背景与非医学背景，比较两类创作者内容在科学性、传播力及用户反馈等方面的差异。</w:t>
            </w:r>
          </w:p>
          <w:p w14:paraId="3F257E1A" w14:textId="77777777" w:rsidR="00EE4A9C" w:rsidRPr="005A5A3F" w:rsidRDefault="00EE4A9C" w:rsidP="00EE4A9C">
            <w:pPr>
              <w:pStyle w:val="altz"/>
              <w:numPr>
                <w:ilvl w:val="0"/>
                <w:numId w:val="41"/>
              </w:numPr>
              <w:spacing w:beforeLines="50" w:before="156"/>
              <w:ind w:firstLineChars="0"/>
              <w:rPr>
                <w:sz w:val="24"/>
              </w:rPr>
            </w:pPr>
            <w:r w:rsidRPr="005A5A3F">
              <w:rPr>
                <w:sz w:val="24"/>
              </w:rPr>
              <w:t>情感响应分析</w:t>
            </w:r>
          </w:p>
          <w:p w14:paraId="5E45E429" w14:textId="5F3CEB8E" w:rsidR="00EE4A9C" w:rsidRPr="00436083" w:rsidRDefault="00EE4A9C" w:rsidP="00EE4A9C">
            <w:pPr>
              <w:pStyle w:val="altz"/>
              <w:ind w:firstLine="420"/>
            </w:pPr>
            <w:r w:rsidRPr="00436083">
              <w:t>借助先进的大语言模型，对用户评论和弹</w:t>
            </w:r>
            <w:proofErr w:type="gramStart"/>
            <w:r w:rsidRPr="00436083">
              <w:t>幕进行</w:t>
            </w:r>
            <w:proofErr w:type="gramEnd"/>
            <w:r w:rsidRPr="00436083">
              <w:t>三类情感（正向、中性、负向）自动分类，分析不同生殖健康话题下的情绪分布，并深入挖掘情感极性与用户参与行为之间的内在联系。</w:t>
            </w:r>
          </w:p>
          <w:p w14:paraId="6F8A6785" w14:textId="77777777" w:rsidR="00EE4A9C" w:rsidRPr="00E92005" w:rsidRDefault="00EE4A9C" w:rsidP="00EE4A9C">
            <w:pPr>
              <w:pStyle w:val="2"/>
              <w:spacing w:before="156" w:after="156"/>
            </w:pPr>
            <w:bookmarkStart w:id="15" w:name="_Toc166422701"/>
            <w:r w:rsidRPr="00E92005">
              <w:rPr>
                <w:rFonts w:hint="eastAsia"/>
              </w:rPr>
              <w:t>拟解决的关键问题</w:t>
            </w:r>
            <w:bookmarkEnd w:id="15"/>
          </w:p>
          <w:p w14:paraId="2356210C" w14:textId="77777777" w:rsidR="00EE4A9C" w:rsidRPr="00436083" w:rsidRDefault="00EE4A9C" w:rsidP="00EE4A9C">
            <w:pPr>
              <w:pStyle w:val="altz"/>
              <w:ind w:firstLine="420"/>
            </w:pPr>
            <w:r w:rsidRPr="00436083">
              <w:t>围绕青少年生殖健康信息传播与教育的实际瓶颈，拟重点解决以下关键问题：</w:t>
            </w:r>
          </w:p>
          <w:p w14:paraId="7A641751" w14:textId="77777777" w:rsidR="00EE4A9C" w:rsidRPr="005A5A3F" w:rsidRDefault="00EE4A9C" w:rsidP="00EE4A9C">
            <w:pPr>
              <w:pStyle w:val="a"/>
              <w:numPr>
                <w:ilvl w:val="0"/>
                <w:numId w:val="40"/>
              </w:numPr>
              <w:spacing w:before="156"/>
            </w:pPr>
            <w:r w:rsidRPr="005A5A3F">
              <w:t>如何准确识别青少年未满足的生殖健康信息需求</w:t>
            </w:r>
          </w:p>
          <w:p w14:paraId="3A3E8E4B" w14:textId="3EFFE795" w:rsidR="00EE4A9C" w:rsidRPr="006D32AA" w:rsidRDefault="00EE4A9C" w:rsidP="00EE4A9C">
            <w:pPr>
              <w:pStyle w:val="altz"/>
              <w:ind w:firstLine="420"/>
            </w:pPr>
            <w:r w:rsidRPr="006D32AA">
              <w:t>利用大数据分析与文本挖掘，系统揭示当前平台内容与青少年核心需求之间的匹配度及信息盲区，为精准内容供给提供依据。</w:t>
            </w:r>
          </w:p>
          <w:p w14:paraId="7FF974FD" w14:textId="77777777" w:rsidR="00EE4A9C" w:rsidRPr="005A5A3F" w:rsidRDefault="00EE4A9C" w:rsidP="00EE4A9C">
            <w:pPr>
              <w:pStyle w:val="a"/>
              <w:spacing w:before="156"/>
            </w:pPr>
            <w:r w:rsidRPr="005A5A3F">
              <w:t>什么因素影响青少年对</w:t>
            </w:r>
            <w:proofErr w:type="gramStart"/>
            <w:r w:rsidRPr="005A5A3F">
              <w:t>不同话题</w:t>
            </w:r>
            <w:proofErr w:type="gramEnd"/>
            <w:r w:rsidRPr="005A5A3F">
              <w:t>的参与积极性</w:t>
            </w:r>
          </w:p>
          <w:p w14:paraId="0CE5B149" w14:textId="23B20869" w:rsidR="00EE4A9C" w:rsidRPr="006D32AA" w:rsidRDefault="00EE4A9C" w:rsidP="00EE4A9C">
            <w:pPr>
              <w:pStyle w:val="altz"/>
              <w:ind w:firstLine="420"/>
            </w:pPr>
            <w:r w:rsidRPr="006D32AA">
              <w:t>通过多维指标量化分析，探讨主题类型、内容表现形式、信息来源等多重因素对青少年互动行为的影响机制。</w:t>
            </w:r>
          </w:p>
          <w:p w14:paraId="5B6DB8EE" w14:textId="77777777" w:rsidR="00EE4A9C" w:rsidRPr="005A5A3F" w:rsidRDefault="00EE4A9C" w:rsidP="00EE4A9C">
            <w:pPr>
              <w:pStyle w:val="a"/>
              <w:spacing w:before="156"/>
            </w:pPr>
            <w:r w:rsidRPr="005A5A3F">
              <w:t>如何提升专业医疗人员在平台上的内容贡献度</w:t>
            </w:r>
          </w:p>
          <w:p w14:paraId="62CEEF6C" w14:textId="3CBDE101" w:rsidR="00EE4A9C" w:rsidRPr="006D32AA" w:rsidRDefault="00EE4A9C" w:rsidP="00EE4A9C">
            <w:pPr>
              <w:pStyle w:val="altz"/>
              <w:ind w:firstLine="420"/>
            </w:pPr>
            <w:r w:rsidRPr="006D32AA">
              <w:t>分析当前专业背景创作者的参与现状及存在障碍，提出激励和支持机制建议，提升权威健康信息的可及性与传播效果。</w:t>
            </w:r>
          </w:p>
          <w:p w14:paraId="0100B210" w14:textId="77777777" w:rsidR="00EE4A9C" w:rsidRPr="005A5A3F" w:rsidRDefault="00EE4A9C" w:rsidP="00EE4A9C">
            <w:pPr>
              <w:pStyle w:val="a"/>
              <w:spacing w:before="156"/>
            </w:pPr>
            <w:r w:rsidRPr="005A5A3F">
              <w:t>怎样优化内容的情感框架以促进正向健康讨论</w:t>
            </w:r>
          </w:p>
          <w:p w14:paraId="1C53F86E" w14:textId="77777777" w:rsidR="00EE4A9C" w:rsidRDefault="00EE4A9C" w:rsidP="00EE4A9C">
            <w:pPr>
              <w:pStyle w:val="altz"/>
              <w:ind w:firstLine="420"/>
            </w:pPr>
            <w:r w:rsidRPr="006D32AA">
              <w:t>基于情感分析结果，探索正向引导策略</w:t>
            </w:r>
            <w:r w:rsidRPr="00436083">
              <w:t>，优化生殖健康科普内容的叙述方式与互动设计，促进平台形成支持性与建设性的健康讨论氛围。</w:t>
            </w:r>
          </w:p>
          <w:p w14:paraId="10EAA081" w14:textId="77777777" w:rsidR="00EE4A9C" w:rsidRDefault="00EE4A9C" w:rsidP="00EE4A9C">
            <w:pPr>
              <w:pStyle w:val="altz"/>
              <w:ind w:firstLine="420"/>
            </w:pPr>
          </w:p>
          <w:p w14:paraId="5875B6A2" w14:textId="3BCCF4DD" w:rsidR="00EE4A9C" w:rsidRPr="005A5A3F" w:rsidRDefault="00EE4A9C" w:rsidP="00EE4A9C">
            <w:pPr>
              <w:pStyle w:val="altz"/>
              <w:ind w:firstLineChars="0" w:firstLine="0"/>
            </w:pPr>
          </w:p>
        </w:tc>
      </w:tr>
      <w:tr w:rsidR="00EE4A9C" w14:paraId="277FF94B" w14:textId="77777777" w:rsidTr="00EE4A9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30"/>
          <w:jc w:val="center"/>
        </w:trPr>
        <w:tc>
          <w:tcPr>
            <w:tcW w:w="5000" w:type="pct"/>
            <w:gridSpan w:val="4"/>
            <w:vAlign w:val="center"/>
          </w:tcPr>
          <w:p w14:paraId="249D4AE4" w14:textId="0DDD0B91" w:rsidR="00EE4A9C" w:rsidRDefault="00EE4A9C" w:rsidP="00EE4A9C">
            <w:pPr>
              <w:spacing w:line="400" w:lineRule="exact"/>
              <w:rPr>
                <w:rFonts w:ascii="宋体" w:hAnsi="宋体" w:hint="eastAsia"/>
                <w:bCs/>
                <w:sz w:val="24"/>
              </w:rPr>
            </w:pPr>
          </w:p>
          <w:p w14:paraId="3FC1D5BA" w14:textId="77777777" w:rsidR="00EE4A9C" w:rsidRPr="00E92005" w:rsidRDefault="00EE4A9C" w:rsidP="00EE4A9C">
            <w:pPr>
              <w:pStyle w:val="1"/>
              <w:spacing w:before="156" w:after="156"/>
              <w:rPr>
                <w:rFonts w:eastAsia="宋体"/>
              </w:rPr>
            </w:pPr>
            <w:bookmarkStart w:id="16" w:name="_Toc166422705"/>
            <w:r w:rsidRPr="00E92005">
              <w:rPr>
                <w:rFonts w:eastAsia="宋体" w:hint="eastAsia"/>
              </w:rPr>
              <w:t>研究方法、技术路线、实验方案及可行性分析</w:t>
            </w:r>
            <w:bookmarkEnd w:id="16"/>
          </w:p>
          <w:p w14:paraId="0A311086" w14:textId="77777777" w:rsidR="00EE4A9C" w:rsidRPr="00E92005" w:rsidRDefault="00EE4A9C" w:rsidP="00EE4A9C">
            <w:pPr>
              <w:pStyle w:val="2"/>
              <w:spacing w:before="156" w:after="156"/>
            </w:pPr>
            <w:bookmarkStart w:id="17" w:name="_Toc166422706"/>
            <w:r w:rsidRPr="00E92005">
              <w:rPr>
                <w:rFonts w:hint="eastAsia"/>
              </w:rPr>
              <w:t>研究方法</w:t>
            </w:r>
            <w:bookmarkEnd w:id="17"/>
          </w:p>
          <w:p w14:paraId="427D9E3D" w14:textId="77777777" w:rsidR="00EE4A9C" w:rsidRPr="00436083" w:rsidRDefault="00EE4A9C" w:rsidP="00EE4A9C">
            <w:pPr>
              <w:pStyle w:val="altz"/>
              <w:ind w:firstLine="420"/>
            </w:pPr>
            <w:r w:rsidRPr="00436083">
              <w:t>本课题将综合采用多种方法，确保研究科学性与结论的可靠性：</w:t>
            </w:r>
          </w:p>
          <w:p w14:paraId="3CA1275D" w14:textId="77777777" w:rsidR="00EE4A9C" w:rsidRPr="005A5A3F" w:rsidRDefault="00EE4A9C" w:rsidP="00EE4A9C">
            <w:pPr>
              <w:pStyle w:val="a"/>
              <w:numPr>
                <w:ilvl w:val="0"/>
                <w:numId w:val="42"/>
              </w:numPr>
              <w:spacing w:before="156"/>
            </w:pPr>
            <w:r w:rsidRPr="00436083">
              <w:t>横断面内容分析法</w:t>
            </w:r>
          </w:p>
          <w:p w14:paraId="682C7036" w14:textId="1F87ED23" w:rsidR="00EE4A9C" w:rsidRPr="00436083" w:rsidRDefault="00EE4A9C" w:rsidP="00EE4A9C">
            <w:pPr>
              <w:pStyle w:val="altz"/>
              <w:ind w:firstLine="420"/>
            </w:pPr>
            <w:r w:rsidRPr="00436083">
              <w:t>对</w:t>
            </w:r>
            <w:proofErr w:type="spellStart"/>
            <w:r w:rsidRPr="00436083">
              <w:t>Bilibili</w:t>
            </w:r>
            <w:proofErr w:type="spellEnd"/>
            <w:r w:rsidRPr="00436083">
              <w:t>平台上与青少年生殖健康相关的短视频进行系统性内容分析，梳理</w:t>
            </w:r>
            <w:proofErr w:type="gramStart"/>
            <w:r w:rsidRPr="00436083">
              <w:t>各主题</w:t>
            </w:r>
            <w:proofErr w:type="gramEnd"/>
            <w:r w:rsidRPr="00436083">
              <w:t>视频的分布和信息特征。</w:t>
            </w:r>
          </w:p>
          <w:p w14:paraId="5F44D2F1" w14:textId="77777777" w:rsidR="00EE4A9C" w:rsidRPr="005A5A3F" w:rsidRDefault="00EE4A9C" w:rsidP="00EE4A9C">
            <w:pPr>
              <w:pStyle w:val="a"/>
              <w:spacing w:before="156"/>
            </w:pPr>
            <w:r w:rsidRPr="00436083">
              <w:t>网络文本挖掘技术</w:t>
            </w:r>
          </w:p>
          <w:p w14:paraId="0BD9B098" w14:textId="4947B703" w:rsidR="00EE4A9C" w:rsidRPr="00436083" w:rsidRDefault="00EE4A9C" w:rsidP="00EE4A9C">
            <w:pPr>
              <w:pStyle w:val="altz"/>
              <w:ind w:firstLine="420"/>
            </w:pPr>
            <w:r w:rsidRPr="00436083">
              <w:t>通过自动化爬虫收集视频元数据、评论与弹幕，对海量文本数据进行清洗、分词、</w:t>
            </w:r>
            <w:proofErr w:type="gramStart"/>
            <w:r w:rsidRPr="00436083">
              <w:t>去噪和</w:t>
            </w:r>
            <w:proofErr w:type="gramEnd"/>
            <w:r w:rsidRPr="00436083">
              <w:t>特征提取，挖掘用户行为与偏好。</w:t>
            </w:r>
          </w:p>
          <w:p w14:paraId="44B3210E" w14:textId="77777777" w:rsidR="00EE4A9C" w:rsidRPr="005A5A3F" w:rsidRDefault="00EE4A9C" w:rsidP="00EE4A9C">
            <w:pPr>
              <w:pStyle w:val="a"/>
              <w:spacing w:before="156"/>
            </w:pPr>
            <w:r w:rsidRPr="00436083">
              <w:t>基于大语言模型的情感分析</w:t>
            </w:r>
          </w:p>
          <w:p w14:paraId="39587D0D" w14:textId="2707F53F" w:rsidR="00EE4A9C" w:rsidRPr="00436083" w:rsidRDefault="00EE4A9C" w:rsidP="00EE4A9C">
            <w:pPr>
              <w:pStyle w:val="altz"/>
              <w:ind w:firstLine="420"/>
            </w:pPr>
            <w:r w:rsidRPr="00436083">
              <w:t>用</w:t>
            </w:r>
            <w:r w:rsidRPr="00436083">
              <w:t>Qwen2.5-32B</w:t>
            </w:r>
            <w:r w:rsidRPr="00436083">
              <w:t>等先进中文大语言模型，对所有用户评论与弹</w:t>
            </w:r>
            <w:proofErr w:type="gramStart"/>
            <w:r w:rsidRPr="00436083">
              <w:t>幕进行</w:t>
            </w:r>
            <w:proofErr w:type="gramEnd"/>
            <w:r w:rsidRPr="00436083">
              <w:t>正向、中性、负向的情感自动标注和聚类。</w:t>
            </w:r>
          </w:p>
          <w:p w14:paraId="2698597B" w14:textId="77777777" w:rsidR="00EE4A9C" w:rsidRPr="005A5A3F" w:rsidRDefault="00EE4A9C" w:rsidP="00EE4A9C">
            <w:pPr>
              <w:pStyle w:val="a"/>
              <w:spacing w:before="156"/>
            </w:pPr>
            <w:r w:rsidRPr="00436083">
              <w:t>相关性分析与描述性统计</w:t>
            </w:r>
          </w:p>
          <w:p w14:paraId="12C240A7" w14:textId="7C1140C4" w:rsidR="00EE4A9C" w:rsidRDefault="00EE4A9C" w:rsidP="00EE4A9C">
            <w:pPr>
              <w:pStyle w:val="altz"/>
              <w:ind w:firstLine="420"/>
            </w:pPr>
            <w:r w:rsidRPr="00436083">
              <w:t>运用</w:t>
            </w:r>
            <w:r w:rsidRPr="00436083">
              <w:t>Pearson</w:t>
            </w:r>
            <w:r w:rsidRPr="00436083">
              <w:t>相关、描述性统计等方法，对用户互动指标（如浏览量、点赞、评论、分享等）与情感分布、内容属性之间的内在关系进行量化分析。</w:t>
            </w:r>
          </w:p>
          <w:p w14:paraId="474C2844" w14:textId="2B9666D0" w:rsidR="00EE4A9C" w:rsidRPr="00436083" w:rsidRDefault="00EE4A9C" w:rsidP="00EE4A9C">
            <w:pPr>
              <w:pStyle w:val="altz"/>
              <w:ind w:firstLineChars="0" w:firstLine="0"/>
            </w:pPr>
          </w:p>
          <w:p w14:paraId="6534395B" w14:textId="323407F7" w:rsidR="00EE4A9C" w:rsidRDefault="00EE4A9C" w:rsidP="00EE4A9C">
            <w:pPr>
              <w:pStyle w:val="2"/>
              <w:spacing w:before="156" w:after="156"/>
            </w:pPr>
            <w:bookmarkStart w:id="18" w:name="_Toc166422707"/>
            <w:r w:rsidRPr="00E92005">
              <w:rPr>
                <w:rFonts w:hint="eastAsia"/>
              </w:rPr>
              <w:t>技术路线</w:t>
            </w:r>
            <w:bookmarkEnd w:id="18"/>
          </w:p>
          <w:p w14:paraId="32A760AC" w14:textId="506DF9E5" w:rsidR="00EE4A9C" w:rsidRDefault="00EE4A9C" w:rsidP="00EE4A9C">
            <w:pPr>
              <w:pStyle w:val="altz"/>
              <w:ind w:firstLine="420"/>
            </w:pPr>
            <w:r>
              <w:rPr>
                <w:rFonts w:hint="eastAsia"/>
              </w:rPr>
              <w:t>本研究按照“数据获取—数据处理—内容分类—情感分析—统计分析”五步技术路线实施：</w:t>
            </w:r>
          </w:p>
          <w:p w14:paraId="5A34753C" w14:textId="77777777" w:rsidR="00EE4A9C" w:rsidRDefault="00EE4A9C" w:rsidP="00EE4A9C">
            <w:pPr>
              <w:pStyle w:val="a"/>
              <w:numPr>
                <w:ilvl w:val="0"/>
                <w:numId w:val="43"/>
              </w:numPr>
              <w:spacing w:before="156"/>
            </w:pPr>
            <w:r>
              <w:rPr>
                <w:rFonts w:hint="eastAsia"/>
              </w:rPr>
              <w:t>数据采集</w:t>
            </w:r>
          </w:p>
          <w:p w14:paraId="08025D3A" w14:textId="3B58958C" w:rsidR="00EE4A9C" w:rsidRDefault="00EE4A9C" w:rsidP="00EE4A9C">
            <w:pPr>
              <w:pStyle w:val="altz"/>
              <w:ind w:firstLine="420"/>
            </w:pPr>
            <w:r>
              <w:rPr>
                <w:rFonts w:hint="eastAsia"/>
              </w:rPr>
              <w:t>搭建分布式网络爬虫框架，自动化采集</w:t>
            </w:r>
            <w:proofErr w:type="spellStart"/>
            <w:r>
              <w:rPr>
                <w:rFonts w:hint="eastAsia"/>
              </w:rPr>
              <w:t>Bilibili</w:t>
            </w:r>
            <w:proofErr w:type="spellEnd"/>
            <w:r>
              <w:rPr>
                <w:rFonts w:hint="eastAsia"/>
              </w:rPr>
              <w:t>平台自</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月期间相关视频及其用户评论、弹幕、互动指标等多维数据。</w:t>
            </w:r>
          </w:p>
          <w:p w14:paraId="5DBF3736" w14:textId="77777777" w:rsidR="00EE4A9C" w:rsidRDefault="00EE4A9C" w:rsidP="00EE4A9C">
            <w:pPr>
              <w:pStyle w:val="a"/>
              <w:spacing w:before="156"/>
            </w:pPr>
            <w:r>
              <w:rPr>
                <w:rFonts w:hint="eastAsia"/>
              </w:rPr>
              <w:t>数据处理</w:t>
            </w:r>
          </w:p>
          <w:p w14:paraId="5E7F07B1" w14:textId="38C2E6B7" w:rsidR="00EE4A9C" w:rsidRDefault="00EE4A9C" w:rsidP="00EE4A9C">
            <w:pPr>
              <w:pStyle w:val="altz"/>
              <w:ind w:firstLine="420"/>
            </w:pPr>
            <w:r>
              <w:rPr>
                <w:rFonts w:hint="eastAsia"/>
              </w:rPr>
              <w:t>使用</w:t>
            </w:r>
            <w:proofErr w:type="spellStart"/>
            <w:r>
              <w:rPr>
                <w:rFonts w:hint="eastAsia"/>
              </w:rPr>
              <w:t>Jieba</w:t>
            </w:r>
            <w:proofErr w:type="spellEnd"/>
            <w:r>
              <w:rPr>
                <w:rFonts w:hint="eastAsia"/>
              </w:rPr>
              <w:t>等中文分词工具，对文本数据进行分词、去重、去噪、标准化表情符号等预处理，确保文本语料的分析质量。</w:t>
            </w:r>
          </w:p>
          <w:p w14:paraId="4A56E97E" w14:textId="77777777" w:rsidR="00EE4A9C" w:rsidRDefault="00EE4A9C" w:rsidP="00EE4A9C">
            <w:pPr>
              <w:pStyle w:val="a"/>
              <w:spacing w:before="156"/>
            </w:pPr>
            <w:r>
              <w:rPr>
                <w:rFonts w:hint="eastAsia"/>
              </w:rPr>
              <w:t>内容分类</w:t>
            </w:r>
          </w:p>
          <w:p w14:paraId="097BA68C" w14:textId="2819BB72" w:rsidR="00EE4A9C" w:rsidRDefault="00EE4A9C" w:rsidP="00EE4A9C">
            <w:pPr>
              <w:pStyle w:val="altz"/>
              <w:ind w:firstLine="420"/>
            </w:pPr>
            <w:r>
              <w:rPr>
                <w:rFonts w:hint="eastAsia"/>
              </w:rPr>
              <w:t>建立涵盖</w:t>
            </w:r>
            <w:r>
              <w:rPr>
                <w:rFonts w:hint="eastAsia"/>
              </w:rPr>
              <w:t>13</w:t>
            </w:r>
            <w:r>
              <w:rPr>
                <w:rFonts w:hint="eastAsia"/>
              </w:rPr>
              <w:t>大类的生殖</w:t>
            </w:r>
            <w:r w:rsidRPr="005A5A3F">
              <w:rPr>
                <w:rFonts w:hint="eastAsia"/>
              </w:rPr>
              <w:t>健康</w:t>
            </w:r>
            <w:r>
              <w:rPr>
                <w:rFonts w:hint="eastAsia"/>
              </w:rPr>
              <w:t>主题标签体系，对所有视频内容进行人工与自动结合的多轮分类，确保主题归属科学、合理。</w:t>
            </w:r>
          </w:p>
          <w:p w14:paraId="67B10ED8" w14:textId="77777777" w:rsidR="00EE4A9C" w:rsidRDefault="00EE4A9C" w:rsidP="00EE4A9C">
            <w:pPr>
              <w:pStyle w:val="a"/>
              <w:spacing w:before="156"/>
            </w:pPr>
            <w:r>
              <w:rPr>
                <w:rFonts w:hint="eastAsia"/>
              </w:rPr>
              <w:t>情感分析</w:t>
            </w:r>
          </w:p>
          <w:p w14:paraId="45A271AD" w14:textId="7E38CA65" w:rsidR="00EE4A9C" w:rsidRDefault="00EE4A9C" w:rsidP="00EE4A9C">
            <w:pPr>
              <w:pStyle w:val="altz"/>
              <w:ind w:firstLine="420"/>
            </w:pPr>
            <w:r>
              <w:rPr>
                <w:rFonts w:hint="eastAsia"/>
              </w:rPr>
              <w:t>利用</w:t>
            </w:r>
            <w:r>
              <w:rPr>
                <w:rFonts w:hint="eastAsia"/>
              </w:rPr>
              <w:t>Qwen2.5-32B</w:t>
            </w:r>
            <w:r>
              <w:rPr>
                <w:rFonts w:hint="eastAsia"/>
              </w:rPr>
              <w:t>等大语言模型对评论与弹</w:t>
            </w:r>
            <w:proofErr w:type="gramStart"/>
            <w:r>
              <w:rPr>
                <w:rFonts w:hint="eastAsia"/>
              </w:rPr>
              <w:t>幕进行</w:t>
            </w:r>
            <w:proofErr w:type="gramEnd"/>
            <w:r>
              <w:rPr>
                <w:rFonts w:hint="eastAsia"/>
              </w:rPr>
              <w:t>情感极性（正向</w:t>
            </w:r>
            <w:r>
              <w:rPr>
                <w:rFonts w:hint="eastAsia"/>
              </w:rPr>
              <w:t>/</w:t>
            </w:r>
            <w:r>
              <w:rPr>
                <w:rFonts w:hint="eastAsia"/>
              </w:rPr>
              <w:t>中性</w:t>
            </w:r>
            <w:r>
              <w:rPr>
                <w:rFonts w:hint="eastAsia"/>
              </w:rPr>
              <w:t>/</w:t>
            </w:r>
            <w:r>
              <w:rPr>
                <w:rFonts w:hint="eastAsia"/>
              </w:rPr>
              <w:t>负向）自动化判别，并结合</w:t>
            </w:r>
            <w:proofErr w:type="gramStart"/>
            <w:r>
              <w:rPr>
                <w:rFonts w:hint="eastAsia"/>
              </w:rPr>
              <w:t>具体话题</w:t>
            </w:r>
            <w:proofErr w:type="gramEnd"/>
            <w:r>
              <w:rPr>
                <w:rFonts w:hint="eastAsia"/>
              </w:rPr>
              <w:t>进行分层分析。</w:t>
            </w:r>
          </w:p>
          <w:p w14:paraId="03EFD69D" w14:textId="77777777" w:rsidR="00EE4A9C" w:rsidRDefault="00EE4A9C" w:rsidP="00EE4A9C">
            <w:pPr>
              <w:pStyle w:val="a"/>
              <w:spacing w:before="156"/>
            </w:pPr>
            <w:r>
              <w:rPr>
                <w:rFonts w:hint="eastAsia"/>
              </w:rPr>
              <w:t>统计分析</w:t>
            </w:r>
          </w:p>
          <w:p w14:paraId="37FEDF5A" w14:textId="2308F391" w:rsidR="00EE4A9C" w:rsidRDefault="00EE4A9C" w:rsidP="00EE4A9C">
            <w:pPr>
              <w:pStyle w:val="altz"/>
              <w:ind w:firstLine="420"/>
            </w:pPr>
            <w:r>
              <w:rPr>
                <w:rFonts w:hint="eastAsia"/>
              </w:rPr>
              <w:t>多维度地探讨用户行为指标与情感分布、内容类型、创作者背景之间的相关性，揭示影响青少年生殖健康信息传播的关键机制。</w:t>
            </w:r>
          </w:p>
          <w:p w14:paraId="5E36D9F3" w14:textId="77777777" w:rsidR="00EE4A9C" w:rsidRPr="005A5A3F" w:rsidRDefault="00EE4A9C" w:rsidP="00EE4A9C"/>
          <w:p w14:paraId="1360C5EC" w14:textId="77777777" w:rsidR="00EE4A9C" w:rsidRDefault="00EE4A9C" w:rsidP="00EE4A9C">
            <w:pPr>
              <w:pStyle w:val="2"/>
              <w:spacing w:before="156" w:after="156"/>
            </w:pPr>
            <w:bookmarkStart w:id="19" w:name="_Toc166422712"/>
            <w:r w:rsidRPr="00E92005">
              <w:rPr>
                <w:rFonts w:hint="eastAsia"/>
              </w:rPr>
              <w:lastRenderedPageBreak/>
              <w:t>实验方案</w:t>
            </w:r>
            <w:bookmarkEnd w:id="19"/>
          </w:p>
          <w:p w14:paraId="2FFE5BEF" w14:textId="77777777" w:rsidR="00EE4A9C" w:rsidRDefault="00EE4A9C" w:rsidP="00EE4A9C">
            <w:pPr>
              <w:pStyle w:val="3"/>
              <w:spacing w:before="156" w:after="156"/>
            </w:pPr>
            <w:r>
              <w:rPr>
                <w:rFonts w:hint="eastAsia"/>
              </w:rPr>
              <w:t>数据收集</w:t>
            </w:r>
          </w:p>
          <w:p w14:paraId="0F6ADDA9" w14:textId="138A155D" w:rsidR="00EE4A9C" w:rsidRDefault="00EE4A9C" w:rsidP="00EE4A9C">
            <w:pPr>
              <w:pStyle w:val="altz"/>
              <w:ind w:firstLine="420"/>
            </w:pPr>
            <w:r>
              <w:rPr>
                <w:rFonts w:hint="eastAsia"/>
              </w:rPr>
              <w:t>选取</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月期间，</w:t>
            </w:r>
            <w:proofErr w:type="spellStart"/>
            <w:r>
              <w:rPr>
                <w:rFonts w:hint="eastAsia"/>
              </w:rPr>
              <w:t>Bilibili</w:t>
            </w:r>
            <w:proofErr w:type="spellEnd"/>
            <w:r>
              <w:rPr>
                <w:rFonts w:hint="eastAsia"/>
              </w:rPr>
              <w:t>平台上与生殖健康相关、单个观看次数大于等于</w:t>
            </w:r>
            <w:r>
              <w:rPr>
                <w:rFonts w:hint="eastAsia"/>
              </w:rPr>
              <w:t>100,000</w:t>
            </w:r>
            <w:r>
              <w:rPr>
                <w:rFonts w:hint="eastAsia"/>
              </w:rPr>
              <w:t>次的视频，采集用户评论与弹幕。</w:t>
            </w:r>
          </w:p>
          <w:p w14:paraId="2BE96DA0" w14:textId="52D7BF6D" w:rsidR="00EE4A9C" w:rsidRDefault="00EE4A9C" w:rsidP="00EE4A9C">
            <w:pPr>
              <w:pStyle w:val="altz"/>
              <w:ind w:firstLine="420"/>
            </w:pPr>
            <w:commentRangeStart w:id="20"/>
            <w:r w:rsidRPr="004E58A4">
              <w:t>研究</w:t>
            </w:r>
            <w:del w:id="21" w:author="Zixuan Zhou" w:date="2025-06-03T12:23:00Z" w16du:dateUtc="2025-06-03T04:23:00Z">
              <w:r w:rsidRPr="004E58A4" w:rsidDel="00315100">
                <w:delText>团队</w:delText>
              </w:r>
            </w:del>
            <w:commentRangeEnd w:id="20"/>
            <w:r w:rsidR="00C43636">
              <w:rPr>
                <w:rStyle w:val="ac"/>
                <w:rFonts w:cstheme="minorBidi"/>
              </w:rPr>
              <w:commentReference w:id="20"/>
            </w:r>
            <w:r w:rsidRPr="004E58A4">
              <w:t>基于</w:t>
            </w:r>
            <w:proofErr w:type="spellStart"/>
            <w:r w:rsidRPr="004E58A4">
              <w:t>Bilibili</w:t>
            </w:r>
            <w:proofErr w:type="spellEnd"/>
            <w:r w:rsidRPr="004E58A4">
              <w:t>平台，系统选取</w:t>
            </w:r>
            <w:r w:rsidRPr="004E58A4">
              <w:t>2016</w:t>
            </w:r>
            <w:r w:rsidRPr="004E58A4">
              <w:t>年</w:t>
            </w:r>
            <w:r w:rsidRPr="004E58A4">
              <w:t>9</w:t>
            </w:r>
            <w:r w:rsidRPr="004E58A4">
              <w:t>月至</w:t>
            </w:r>
            <w:r w:rsidRPr="004E58A4">
              <w:t>2024</w:t>
            </w:r>
            <w:r w:rsidRPr="004E58A4">
              <w:t>年</w:t>
            </w:r>
            <w:r w:rsidRPr="004E58A4">
              <w:t>6</w:t>
            </w:r>
            <w:r w:rsidRPr="004E58A4">
              <w:t>月期间</w:t>
            </w:r>
            <w:proofErr w:type="gramStart"/>
            <w:r w:rsidRPr="004E58A4">
              <w:t>上线且单个</w:t>
            </w:r>
            <w:proofErr w:type="gramEnd"/>
            <w:r w:rsidRPr="004E58A4">
              <w:t>视频观看次数大于等于</w:t>
            </w:r>
            <w:r w:rsidRPr="004E58A4">
              <w:t>100,000</w:t>
            </w:r>
            <w:r w:rsidRPr="004E58A4">
              <w:t>次的与生殖健康相关的视频。为实现高效、全面的数据抓取，</w:t>
            </w:r>
            <w:del w:id="22" w:author="Zixuan Zhou" w:date="2025-06-03T12:23:00Z" w16du:dateUtc="2025-06-03T04:23:00Z">
              <w:r w:rsidRPr="004E58A4" w:rsidDel="00315100">
                <w:delText>团队</w:delText>
              </w:r>
            </w:del>
            <w:r>
              <w:rPr>
                <w:rFonts w:hint="eastAsia"/>
              </w:rPr>
              <w:t>计划利用现有的</w:t>
            </w:r>
            <w:r w:rsidRPr="004E58A4">
              <w:t>分布式网络爬虫工具，自动采集目标视频的基础信息，包括标题、标签、简介、发布时间、创作者信息等。同时，全面抓取该视频下所有用户评论（含楼中楼）、弹</w:t>
            </w:r>
            <w:proofErr w:type="gramStart"/>
            <w:r w:rsidRPr="004E58A4">
              <w:t>幕内容</w:t>
            </w:r>
            <w:proofErr w:type="gramEnd"/>
            <w:r w:rsidRPr="004E58A4">
              <w:t>及点赞、分享、收藏等互动行为数据，并定期进行数据补充，确保平台热门内容的时效性与代表性。</w:t>
            </w:r>
          </w:p>
          <w:p w14:paraId="11C65A10" w14:textId="521947F6" w:rsidR="00EE4A9C" w:rsidRDefault="00EE4A9C" w:rsidP="00EE4A9C">
            <w:pPr>
              <w:pStyle w:val="3"/>
              <w:spacing w:before="156" w:after="156"/>
            </w:pPr>
            <w:r w:rsidRPr="004E58A4">
              <w:t>样本筛选</w:t>
            </w:r>
          </w:p>
          <w:p w14:paraId="26CA9E89" w14:textId="68440394" w:rsidR="00EE4A9C" w:rsidRDefault="00EE4A9C" w:rsidP="00EE4A9C">
            <w:pPr>
              <w:pStyle w:val="altz"/>
              <w:ind w:firstLine="420"/>
            </w:pPr>
            <w:r w:rsidRPr="004E58A4">
              <w:t>研究根据领域专家建议，遴选出</w:t>
            </w:r>
            <w:r w:rsidRPr="004E58A4">
              <w:t>18</w:t>
            </w:r>
            <w:r w:rsidRPr="004E58A4">
              <w:t>个生殖健康相关关键词作为初筛标准。这些关键词不仅涵盖</w:t>
            </w:r>
            <w:r w:rsidRPr="004E58A4">
              <w:t>“</w:t>
            </w:r>
            <w:r w:rsidRPr="004E58A4">
              <w:t>避孕</w:t>
            </w:r>
            <w:r w:rsidRPr="004E58A4">
              <w:t>”“</w:t>
            </w:r>
            <w:r w:rsidRPr="004E58A4">
              <w:t>性教育</w:t>
            </w:r>
            <w:r w:rsidRPr="004E58A4">
              <w:t>”“</w:t>
            </w:r>
            <w:r w:rsidRPr="004E58A4">
              <w:t>月经</w:t>
            </w:r>
            <w:r w:rsidRPr="004E58A4">
              <w:t>”“</w:t>
            </w:r>
            <w:r w:rsidRPr="004E58A4">
              <w:t>流产</w:t>
            </w:r>
            <w:r w:rsidRPr="004E58A4">
              <w:t>”“</w:t>
            </w:r>
            <w:r w:rsidRPr="004E58A4">
              <w:t>艾滋病</w:t>
            </w:r>
            <w:r w:rsidRPr="004E58A4">
              <w:t>”“</w:t>
            </w:r>
            <w:r w:rsidRPr="004E58A4">
              <w:t>安全套</w:t>
            </w:r>
            <w:r w:rsidRPr="004E58A4">
              <w:t>”</w:t>
            </w:r>
            <w:r w:rsidRPr="004E58A4">
              <w:t>等高频核心词，也结合网络流行语和同义词进行语义扩展。通过自动化脚本对视频标题、简介和评论内容进行多轮关键词检索，初步筛选出相关视频及其互动数据。在此基础上，研究</w:t>
            </w:r>
            <w:del w:id="23" w:author="Zixuan Zhou" w:date="2025-06-03T12:23:00Z" w16du:dateUtc="2025-06-03T04:23:00Z">
              <w:r w:rsidRPr="004E58A4" w:rsidDel="00315100">
                <w:delText>团队还</w:delText>
              </w:r>
            </w:del>
            <w:ins w:id="24" w:author="Zixuan Zhou" w:date="2025-06-03T12:23:00Z" w16du:dateUtc="2025-06-03T04:23:00Z">
              <w:r>
                <w:rPr>
                  <w:rFonts w:hint="eastAsia"/>
                </w:rPr>
                <w:t>将</w:t>
              </w:r>
            </w:ins>
            <w:r w:rsidRPr="004E58A4">
              <w:t>引入人工复查机制，剔除主题不符或</w:t>
            </w:r>
            <w:proofErr w:type="gramStart"/>
            <w:r w:rsidRPr="004E58A4">
              <w:t>低相关</w:t>
            </w:r>
            <w:proofErr w:type="gramEnd"/>
            <w:r w:rsidRPr="004E58A4">
              <w:t>度样本，确保最终数据集的科学性与针对性。</w:t>
            </w:r>
            <w:r>
              <w:rPr>
                <w:rFonts w:hint="eastAsia"/>
              </w:rPr>
              <w:t>质量控制</w:t>
            </w:r>
          </w:p>
          <w:p w14:paraId="02FB39F0" w14:textId="445798BF" w:rsidR="00EE4A9C" w:rsidRDefault="00EE4A9C" w:rsidP="00EE4A9C">
            <w:pPr>
              <w:pStyle w:val="3"/>
              <w:spacing w:before="156" w:after="156"/>
            </w:pPr>
            <w:r w:rsidRPr="004E58A4">
              <w:t>数据预处理</w:t>
            </w:r>
          </w:p>
          <w:p w14:paraId="7A2EE0D4" w14:textId="2ED7FBE8" w:rsidR="00EE4A9C" w:rsidRDefault="00EE4A9C" w:rsidP="00EE4A9C">
            <w:pPr>
              <w:pStyle w:val="altz"/>
              <w:ind w:firstLine="420"/>
            </w:pPr>
            <w:r w:rsidRPr="004E58A4">
              <w:t>数据预处理是后续分析的基础。该环节包括数据去重、异常值识别、文本清理与标准化。研究</w:t>
            </w:r>
            <w:del w:id="25" w:author="Zixuan Zhou" w:date="2025-06-03T12:23:00Z" w16du:dateUtc="2025-06-03T04:23:00Z">
              <w:r w:rsidRPr="004E58A4" w:rsidDel="00315100">
                <w:delText>团队</w:delText>
              </w:r>
            </w:del>
            <w:r w:rsidRPr="004E58A4">
              <w:t>采用中文分词工具对评论与弹</w:t>
            </w:r>
            <w:proofErr w:type="gramStart"/>
            <w:r w:rsidRPr="004E58A4">
              <w:t>幕数据</w:t>
            </w:r>
            <w:proofErr w:type="gramEnd"/>
            <w:r w:rsidRPr="004E58A4">
              <w:t>进行分词，去除无意义字符、广告信息与灌水内容，并统一表情符号、同义词表达，提升语料规范性。同时，针对大批量数据，设置自动化脚本对重复、异常及无效数据进行清理，进一步保证后续分析的准确性。</w:t>
            </w:r>
          </w:p>
          <w:p w14:paraId="46A2AB19" w14:textId="3DAC02EF" w:rsidR="00EE4A9C" w:rsidRDefault="00EE4A9C" w:rsidP="00EE4A9C">
            <w:pPr>
              <w:pStyle w:val="3"/>
              <w:spacing w:before="156" w:after="156"/>
            </w:pPr>
            <w:r w:rsidRPr="004E58A4">
              <w:rPr>
                <w:rFonts w:hint="eastAsia"/>
              </w:rPr>
              <w:t>人工审核与质量控制</w:t>
            </w:r>
          </w:p>
          <w:p w14:paraId="66D1E6DA" w14:textId="73633443" w:rsidR="00EE4A9C" w:rsidRDefault="00EE4A9C" w:rsidP="00EE4A9C">
            <w:pPr>
              <w:pStyle w:val="altz"/>
              <w:ind w:firstLine="420"/>
            </w:pPr>
            <w:r>
              <w:rPr>
                <w:rFonts w:hint="eastAsia"/>
              </w:rPr>
              <w:t>在本</w:t>
            </w:r>
            <w:r w:rsidRPr="004E58A4">
              <w:t>环节，所有样本均由两名经过培训的研究人员独立进行主题归类、内容标签标注和创作者背景判断。标注内容涵盖视频主题类别、信息属性、创作者专业背景等多个层面。若两位审核者在归类上存在分歧，则引入第三</w:t>
            </w:r>
            <w:proofErr w:type="gramStart"/>
            <w:r w:rsidRPr="004E58A4">
              <w:t>方领域</w:t>
            </w:r>
            <w:proofErr w:type="gramEnd"/>
            <w:r w:rsidRPr="004E58A4">
              <w:t>专家协商裁定，确保标注结果的权威性和一致性。为持续提升数据质量，</w:t>
            </w:r>
            <w:ins w:id="26" w:author="Zixuan Zhou" w:date="2025-06-03T12:23:00Z" w16du:dateUtc="2025-06-03T04:23:00Z">
              <w:r>
                <w:rPr>
                  <w:rFonts w:hint="eastAsia"/>
                </w:rPr>
                <w:t>研究将</w:t>
              </w:r>
            </w:ins>
            <w:del w:id="27" w:author="Zixuan Zhou" w:date="2025-06-03T12:23:00Z" w16du:dateUtc="2025-06-03T04:23:00Z">
              <w:r w:rsidRPr="004E58A4" w:rsidDel="00315100">
                <w:delText>团队</w:delText>
              </w:r>
            </w:del>
            <w:r w:rsidRPr="004E58A4">
              <w:t>定期检测标注一致性（如采用</w:t>
            </w:r>
            <w:r w:rsidRPr="004E58A4">
              <w:t>Kappa</w:t>
            </w:r>
            <w:r w:rsidRPr="004E58A4">
              <w:t>系数），对一致性低的样本进行复查和流程优化。</w:t>
            </w:r>
          </w:p>
          <w:p w14:paraId="0B8608B1" w14:textId="4BDAF540" w:rsidR="00EE4A9C" w:rsidRDefault="00EE4A9C" w:rsidP="00EE4A9C">
            <w:pPr>
              <w:pStyle w:val="3"/>
              <w:spacing w:before="156" w:after="156"/>
            </w:pPr>
            <w:r w:rsidRPr="004E58A4">
              <w:t>情感分析</w:t>
            </w:r>
          </w:p>
          <w:p w14:paraId="41699375" w14:textId="26F6BAA3" w:rsidR="00EE4A9C" w:rsidRDefault="00EE4A9C" w:rsidP="00EE4A9C">
            <w:pPr>
              <w:pStyle w:val="altz"/>
              <w:ind w:firstLine="420"/>
            </w:pPr>
            <w:r>
              <w:rPr>
                <w:rFonts w:hint="eastAsia"/>
              </w:rPr>
              <w:t>本</w:t>
            </w:r>
            <w:r w:rsidRPr="004E58A4">
              <w:t>环节采用先进的大语言模型（如</w:t>
            </w:r>
            <w:r w:rsidRPr="004E58A4">
              <w:t>Qwen2.5-32B</w:t>
            </w:r>
            <w:r w:rsidRPr="004E58A4">
              <w:t>），对全部评论和弹幕文本进行自动情感极性判别。研究</w:t>
            </w:r>
            <w:ins w:id="28" w:author="Zixuan Zhou" w:date="2025-06-03T12:24:00Z" w16du:dateUtc="2025-06-03T04:24:00Z">
              <w:r>
                <w:rPr>
                  <w:rFonts w:hint="eastAsia"/>
                </w:rPr>
                <w:t>已</w:t>
              </w:r>
            </w:ins>
            <w:del w:id="29" w:author="Zixuan Zhou" w:date="2025-06-03T12:24:00Z" w16du:dateUtc="2025-06-03T04:24:00Z">
              <w:r w:rsidRPr="004E58A4" w:rsidDel="00315100">
                <w:delText>团队</w:delText>
              </w:r>
            </w:del>
            <w:r w:rsidRPr="004E58A4">
              <w:t>开发了批量处理流程，将文本按正向、中性、负向进行分类，并结合</w:t>
            </w:r>
            <w:proofErr w:type="gramStart"/>
            <w:r w:rsidRPr="004E58A4">
              <w:t>具体话题</w:t>
            </w:r>
            <w:proofErr w:type="gramEnd"/>
            <w:r w:rsidRPr="004E58A4">
              <w:t>或事件进行分层分析，系统揭示青少年用户在不同生殖健康议题下的情感反应与倾向。</w:t>
            </w:r>
          </w:p>
          <w:p w14:paraId="3D620FF6" w14:textId="0BDD98FF" w:rsidR="00EE4A9C" w:rsidRDefault="00EE4A9C" w:rsidP="00EE4A9C">
            <w:pPr>
              <w:pStyle w:val="3"/>
              <w:spacing w:before="156" w:after="156"/>
            </w:pPr>
            <w:r w:rsidRPr="004E58A4">
              <w:t>数据管理与隐私保护</w:t>
            </w:r>
          </w:p>
          <w:p w14:paraId="7712527D" w14:textId="445CE340" w:rsidR="00EE4A9C" w:rsidRDefault="00EE4A9C" w:rsidP="00EE4A9C">
            <w:pPr>
              <w:pStyle w:val="altz"/>
              <w:ind w:firstLine="420"/>
            </w:pPr>
            <w:ins w:id="30" w:author="Zixuan Zhou" w:date="2025-06-03T12:24:00Z" w16du:dateUtc="2025-06-03T04:24:00Z">
              <w:r>
                <w:rPr>
                  <w:rFonts w:hint="eastAsia"/>
                </w:rPr>
                <w:t>本</w:t>
              </w:r>
            </w:ins>
            <w:r w:rsidRPr="004E58A4">
              <w:t>研究</w:t>
            </w:r>
            <w:ins w:id="31" w:author="Zixuan Zhou" w:date="2025-06-03T12:24:00Z" w16du:dateUtc="2025-06-03T04:24:00Z">
              <w:r>
                <w:rPr>
                  <w:rFonts w:hint="eastAsia"/>
                </w:rPr>
                <w:t>将</w:t>
              </w:r>
            </w:ins>
            <w:del w:id="32" w:author="Zixuan Zhou" w:date="2025-06-03T12:24:00Z" w16du:dateUtc="2025-06-03T04:24:00Z">
              <w:r w:rsidRPr="004E58A4" w:rsidDel="00315100">
                <w:delText>团队</w:delText>
              </w:r>
            </w:del>
            <w:r w:rsidRPr="004E58A4">
              <w:t>严格遵守数据伦理和隐私保护规范。所有用户信息在采集和处理过程中均已匿名化，删除或屏蔽任何可能涉及个人身份的数据，确保数据利用合</w:t>
            </w:r>
            <w:proofErr w:type="gramStart"/>
            <w:r w:rsidRPr="004E58A4">
              <w:t>规</w:t>
            </w:r>
            <w:proofErr w:type="gramEnd"/>
            <w:r w:rsidRPr="004E58A4">
              <w:t>、安全。同时，构建统一的数据存储与版本管理机制，对所有原始与处理后数据进行加密备份和权限分级，保障数据安全和研究可追溯性。</w:t>
            </w:r>
          </w:p>
          <w:p w14:paraId="6F46304A" w14:textId="3552A251" w:rsidR="00EE4A9C" w:rsidRDefault="00EE4A9C" w:rsidP="00EE4A9C">
            <w:pPr>
              <w:pStyle w:val="altz"/>
              <w:ind w:firstLineChars="0" w:firstLine="0"/>
            </w:pPr>
          </w:p>
          <w:p w14:paraId="7D194A47" w14:textId="77777777" w:rsidR="00EE4A9C" w:rsidRPr="0092141E" w:rsidRDefault="00EE4A9C" w:rsidP="00EE4A9C">
            <w:pPr>
              <w:pStyle w:val="altz"/>
              <w:ind w:firstLineChars="0" w:firstLine="0"/>
            </w:pPr>
          </w:p>
          <w:p w14:paraId="589308A1" w14:textId="77777777" w:rsidR="00EE4A9C" w:rsidRPr="00E92005" w:rsidRDefault="00EE4A9C" w:rsidP="00EE4A9C">
            <w:pPr>
              <w:pStyle w:val="2"/>
              <w:spacing w:before="156" w:after="156"/>
            </w:pPr>
            <w:bookmarkStart w:id="33" w:name="_Toc166422720"/>
            <w:r w:rsidRPr="00E92005">
              <w:rPr>
                <w:rFonts w:hint="eastAsia"/>
              </w:rPr>
              <w:lastRenderedPageBreak/>
              <w:t>可行性分析</w:t>
            </w:r>
            <w:bookmarkEnd w:id="33"/>
          </w:p>
          <w:p w14:paraId="1A6BA311" w14:textId="77777777" w:rsidR="00EE4A9C" w:rsidRDefault="00EE4A9C" w:rsidP="00EE4A9C">
            <w:pPr>
              <w:pStyle w:val="3"/>
              <w:spacing w:before="156" w:after="156"/>
            </w:pPr>
            <w:r>
              <w:rPr>
                <w:rFonts w:hint="eastAsia"/>
              </w:rPr>
              <w:t>技术可行性</w:t>
            </w:r>
          </w:p>
          <w:p w14:paraId="0656B12C" w14:textId="25F56295" w:rsidR="00EE4A9C" w:rsidRDefault="00EE4A9C" w:rsidP="00EE4A9C">
            <w:pPr>
              <w:ind w:firstLine="480"/>
            </w:pPr>
            <w:r>
              <w:rPr>
                <w:rFonts w:hint="eastAsia"/>
              </w:rPr>
              <w:t>现有网络爬虫、中文</w:t>
            </w:r>
            <w:r>
              <w:rPr>
                <w:rFonts w:hint="eastAsia"/>
              </w:rPr>
              <w:t>NLP</w:t>
            </w:r>
            <w:r>
              <w:rPr>
                <w:rFonts w:hint="eastAsia"/>
              </w:rPr>
              <w:t>（自然语言处理）及大语言模型技术已广泛成熟，能够满足大规模数据采集与文本智能分析的需要。</w:t>
            </w:r>
          </w:p>
          <w:p w14:paraId="46D78C9F" w14:textId="77777777" w:rsidR="00EE4A9C" w:rsidRDefault="00EE4A9C" w:rsidP="00EE4A9C">
            <w:pPr>
              <w:pStyle w:val="3"/>
              <w:spacing w:before="156" w:after="156"/>
            </w:pPr>
            <w:r>
              <w:rPr>
                <w:rFonts w:hint="eastAsia"/>
              </w:rPr>
              <w:t>数据可行性</w:t>
            </w:r>
          </w:p>
          <w:p w14:paraId="1F3F04CD" w14:textId="51D3A341" w:rsidR="00EE4A9C" w:rsidRDefault="00EE4A9C" w:rsidP="00EE4A9C">
            <w:pPr>
              <w:ind w:firstLine="480"/>
            </w:pPr>
            <w:proofErr w:type="spellStart"/>
            <w:r>
              <w:rPr>
                <w:rFonts w:hint="eastAsia"/>
              </w:rPr>
              <w:t>Bilibili</w:t>
            </w:r>
            <w:proofErr w:type="spellEnd"/>
            <w:r>
              <w:rPr>
                <w:rFonts w:hint="eastAsia"/>
              </w:rPr>
              <w:t>平台数据均为公开可获取，内容丰富、覆盖面广，能够为研究提供全面、真实的用户行为与文本语料。</w:t>
            </w:r>
          </w:p>
          <w:p w14:paraId="4FA7E5DE" w14:textId="77777777" w:rsidR="00EE4A9C" w:rsidRDefault="00EE4A9C" w:rsidP="00EE4A9C">
            <w:pPr>
              <w:pStyle w:val="3"/>
              <w:spacing w:before="156" w:after="156"/>
            </w:pPr>
            <w:r>
              <w:rPr>
                <w:rFonts w:hint="eastAsia"/>
              </w:rPr>
              <w:t>伦理可行性</w:t>
            </w:r>
          </w:p>
          <w:p w14:paraId="2E017708" w14:textId="3F2AC623" w:rsidR="00EE4A9C" w:rsidRDefault="00EE4A9C" w:rsidP="00EE4A9C">
            <w:pPr>
              <w:ind w:firstLine="480"/>
            </w:pPr>
            <w:r>
              <w:rPr>
                <w:rFonts w:hint="eastAsia"/>
              </w:rPr>
              <w:t>研究仅涉及公开数据，所有用户评论与</w:t>
            </w:r>
            <w:proofErr w:type="gramStart"/>
            <w:r>
              <w:rPr>
                <w:rFonts w:hint="eastAsia"/>
              </w:rPr>
              <w:t>弹幕均完全</w:t>
            </w:r>
            <w:proofErr w:type="gramEnd"/>
            <w:r>
              <w:rPr>
                <w:rFonts w:hint="eastAsia"/>
              </w:rPr>
              <w:t>匿名化处理，无个人敏感信息，严格遵守数据伦理和隐私保护要求。</w:t>
            </w:r>
          </w:p>
          <w:p w14:paraId="0940335E" w14:textId="77777777" w:rsidR="00EE4A9C" w:rsidRDefault="00EE4A9C" w:rsidP="00EE4A9C">
            <w:pPr>
              <w:pStyle w:val="3"/>
              <w:spacing w:before="156" w:after="156"/>
            </w:pPr>
            <w:r>
              <w:rPr>
                <w:rFonts w:hint="eastAsia"/>
              </w:rPr>
              <w:t>资源可行性</w:t>
            </w:r>
          </w:p>
          <w:p w14:paraId="5821E5F6" w14:textId="304FE16D" w:rsidR="00EE4A9C" w:rsidRPr="0092141E" w:rsidRDefault="00EE4A9C" w:rsidP="00EE4A9C">
            <w:pPr>
              <w:ind w:firstLine="480"/>
              <w:rPr>
                <w:rFonts w:ascii="宋体" w:hAnsi="宋体" w:hint="eastAsia"/>
                <w:sz w:val="24"/>
              </w:rPr>
            </w:pPr>
            <w:r>
              <w:rPr>
                <w:rFonts w:hint="eastAsia"/>
              </w:rPr>
              <w:t>依托高校与课题组的技术与硬件资源，具备高性能计算平台、专业研究</w:t>
            </w:r>
            <w:ins w:id="34" w:author="Zixuan Zhou" w:date="2025-06-03T12:25:00Z" w16du:dateUtc="2025-06-03T04:25:00Z">
              <w:r>
                <w:rPr>
                  <w:rFonts w:hint="eastAsia"/>
                </w:rPr>
                <w:t>人员</w:t>
              </w:r>
            </w:ins>
            <w:del w:id="35" w:author="Zixuan Zhou" w:date="2025-06-03T12:24:00Z" w16du:dateUtc="2025-06-03T04:24:00Z">
              <w:r w:rsidDel="00315100">
                <w:rPr>
                  <w:rFonts w:hint="eastAsia"/>
                </w:rPr>
                <w:delText>团队</w:delText>
              </w:r>
            </w:del>
            <w:r>
              <w:rPr>
                <w:rFonts w:hint="eastAsia"/>
              </w:rPr>
              <w:t>及跨学科协作能力，能够保障课题顺利推进。</w:t>
            </w:r>
          </w:p>
        </w:tc>
      </w:tr>
      <w:tr w:rsidR="00EE4A9C" w14:paraId="71698400" w14:textId="77777777" w:rsidTr="00EE4A9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4"/>
          </w:tcPr>
          <w:p w14:paraId="738B6D70" w14:textId="258C2532" w:rsidR="00EE4A9C" w:rsidRDefault="00EE4A9C" w:rsidP="00EE4A9C">
            <w:pPr>
              <w:pStyle w:val="altz"/>
              <w:ind w:firstLine="420"/>
            </w:pPr>
          </w:p>
          <w:p w14:paraId="04FA962A" w14:textId="77777777" w:rsidR="00EE4A9C" w:rsidRPr="00E92005" w:rsidRDefault="00EE4A9C" w:rsidP="00EE4A9C">
            <w:pPr>
              <w:pStyle w:val="1"/>
              <w:spacing w:before="156" w:after="156"/>
              <w:rPr>
                <w:rFonts w:eastAsia="宋体"/>
              </w:rPr>
            </w:pPr>
            <w:bookmarkStart w:id="36" w:name="_Toc166422725"/>
            <w:r w:rsidRPr="00E92005">
              <w:rPr>
                <w:rFonts w:eastAsia="宋体" w:hint="eastAsia"/>
              </w:rPr>
              <w:t>特色或创新之处</w:t>
            </w:r>
            <w:bookmarkEnd w:id="36"/>
          </w:p>
          <w:p w14:paraId="4BC35FA4" w14:textId="10B08015" w:rsidR="00EE4A9C" w:rsidRPr="00810A9F" w:rsidRDefault="00EE4A9C" w:rsidP="00EE4A9C">
            <w:pPr>
              <w:pStyle w:val="altz"/>
              <w:ind w:firstLine="420"/>
            </w:pPr>
            <w:r w:rsidRPr="00810A9F">
              <w:rPr>
                <w:rFonts w:hint="eastAsia"/>
              </w:rPr>
              <w:t>本课题紧密结合当前中国青少年互联网使用与健康教育的前沿趋势，具有如下突出特色和创新点：</w:t>
            </w:r>
          </w:p>
          <w:p w14:paraId="2138F36B" w14:textId="77777777" w:rsidR="00EE4A9C" w:rsidRPr="00810A9F" w:rsidRDefault="00EE4A9C" w:rsidP="00EE4A9C">
            <w:pPr>
              <w:pStyle w:val="2"/>
              <w:spacing w:before="156" w:after="156"/>
            </w:pPr>
            <w:r w:rsidRPr="00810A9F">
              <w:rPr>
                <w:rFonts w:hint="eastAsia"/>
              </w:rPr>
              <w:t>研究视角创新</w:t>
            </w:r>
          </w:p>
          <w:p w14:paraId="26DDDB84" w14:textId="3CE4F3BB" w:rsidR="00EE4A9C" w:rsidRPr="00810A9F" w:rsidRDefault="00EE4A9C" w:rsidP="00EE4A9C">
            <w:pPr>
              <w:pStyle w:val="altz"/>
              <w:ind w:firstLine="420"/>
            </w:pPr>
            <w:r w:rsidRPr="00810A9F">
              <w:rPr>
                <w:rFonts w:hint="eastAsia"/>
              </w:rPr>
              <w:t>本研究是国内首次以社交媒体平台为研究场景，系统分析中国青少年在网络环境下获取、互动和反馈生殖健康信息的行为特征，打破了以往仅聚焦学校或家庭教育的单一视角，全面反映了数字时代青少年健康信息生态的真实面貌。</w:t>
            </w:r>
          </w:p>
          <w:p w14:paraId="283B0DCD" w14:textId="77777777" w:rsidR="00EE4A9C" w:rsidRPr="00810A9F" w:rsidRDefault="00EE4A9C" w:rsidP="00EE4A9C">
            <w:pPr>
              <w:pStyle w:val="2"/>
              <w:spacing w:before="156" w:after="156"/>
            </w:pPr>
            <w:r w:rsidRPr="00810A9F">
              <w:rPr>
                <w:rFonts w:hint="eastAsia"/>
              </w:rPr>
              <w:t>方法创新</w:t>
            </w:r>
          </w:p>
          <w:p w14:paraId="53559052" w14:textId="3147DD64" w:rsidR="00EE4A9C" w:rsidRPr="00810A9F" w:rsidRDefault="00EE4A9C" w:rsidP="00EE4A9C">
            <w:pPr>
              <w:pStyle w:val="altz"/>
              <w:ind w:firstLine="420"/>
            </w:pPr>
            <w:r w:rsidRPr="00810A9F">
              <w:rPr>
                <w:rFonts w:hint="eastAsia"/>
              </w:rPr>
              <w:t>创新性地将大语言模型（如</w:t>
            </w:r>
            <w:r w:rsidRPr="00810A9F">
              <w:rPr>
                <w:rFonts w:hint="eastAsia"/>
              </w:rPr>
              <w:t>Qwen2.5-32B</w:t>
            </w:r>
            <w:r w:rsidRPr="00810A9F">
              <w:rPr>
                <w:rFonts w:hint="eastAsia"/>
              </w:rPr>
              <w:t>）应用于大规模社交媒体文本的自动情感分析，显著提升了情感识别的效率和精度，实现了对青少年用户细腻情感反应的量化与分层，为健康传播行为研究提供了全新技术路径。</w:t>
            </w:r>
          </w:p>
          <w:p w14:paraId="148E7907" w14:textId="77777777" w:rsidR="00EE4A9C" w:rsidRPr="00810A9F" w:rsidRDefault="00EE4A9C" w:rsidP="00EE4A9C">
            <w:pPr>
              <w:pStyle w:val="2"/>
              <w:spacing w:before="156" w:after="156"/>
            </w:pPr>
            <w:r w:rsidRPr="00810A9F">
              <w:rPr>
                <w:rFonts w:hint="eastAsia"/>
              </w:rPr>
              <w:t>数据规模领先</w:t>
            </w:r>
          </w:p>
          <w:p w14:paraId="12F7FB6A" w14:textId="35ADB528" w:rsidR="00EE4A9C" w:rsidRPr="00810A9F" w:rsidRDefault="00EE4A9C" w:rsidP="00EE4A9C">
            <w:pPr>
              <w:pStyle w:val="altz"/>
              <w:ind w:firstLine="420"/>
            </w:pPr>
            <w:r w:rsidRPr="00810A9F">
              <w:rPr>
                <w:rFonts w:hint="eastAsia"/>
              </w:rPr>
              <w:t>课题基于</w:t>
            </w:r>
            <w:proofErr w:type="gramStart"/>
            <w:r>
              <w:rPr>
                <w:rFonts w:hint="eastAsia"/>
              </w:rPr>
              <w:t>筛选自</w:t>
            </w:r>
            <w:proofErr w:type="gramEnd"/>
            <w:r>
              <w:rPr>
                <w:rFonts w:hint="eastAsia"/>
              </w:rPr>
              <w:t>BiliBili</w:t>
            </w:r>
            <w:r>
              <w:rPr>
                <w:rFonts w:hint="eastAsia"/>
              </w:rPr>
              <w:t>平台数量庞大的</w:t>
            </w:r>
            <w:r w:rsidRPr="00810A9F">
              <w:rPr>
                <w:rFonts w:hint="eastAsia"/>
              </w:rPr>
              <w:t>生殖健康相关视频、</w:t>
            </w:r>
            <w:r>
              <w:rPr>
                <w:rFonts w:hint="eastAsia"/>
              </w:rPr>
              <w:t>预估</w:t>
            </w:r>
            <w:r w:rsidRPr="00810A9F">
              <w:rPr>
                <w:rFonts w:hint="eastAsia"/>
              </w:rPr>
              <w:t>累计近</w:t>
            </w:r>
            <w:r w:rsidRPr="00810A9F">
              <w:rPr>
                <w:rFonts w:hint="eastAsia"/>
              </w:rPr>
              <w:t>5</w:t>
            </w:r>
            <w:r w:rsidRPr="00810A9F">
              <w:rPr>
                <w:rFonts w:hint="eastAsia"/>
              </w:rPr>
              <w:t>亿次观看和</w:t>
            </w:r>
            <w:r>
              <w:rPr>
                <w:rFonts w:hint="eastAsia"/>
              </w:rPr>
              <w:t>过百</w:t>
            </w:r>
            <w:r w:rsidRPr="00810A9F">
              <w:rPr>
                <w:rFonts w:hint="eastAsia"/>
              </w:rPr>
              <w:t>万条用户文本数据，构建了国内同类研究中规模最大、结构最完整的青少年生殖健康社交媒体数据库，确保分析结果的代表性与科学性。</w:t>
            </w:r>
          </w:p>
          <w:p w14:paraId="4E74D458" w14:textId="77777777" w:rsidR="00EE4A9C" w:rsidRPr="00810A9F" w:rsidRDefault="00EE4A9C" w:rsidP="00EE4A9C">
            <w:pPr>
              <w:pStyle w:val="2"/>
              <w:spacing w:before="156" w:after="156"/>
            </w:pPr>
            <w:r w:rsidRPr="00810A9F">
              <w:rPr>
                <w:rFonts w:hint="eastAsia"/>
              </w:rPr>
              <w:lastRenderedPageBreak/>
              <w:t>实践价值突出</w:t>
            </w:r>
          </w:p>
          <w:p w14:paraId="2945AFA7" w14:textId="77777777" w:rsidR="00EE4A9C" w:rsidRDefault="00EE4A9C" w:rsidP="00EE4A9C">
            <w:pPr>
              <w:pStyle w:val="altz"/>
              <w:ind w:firstLine="420"/>
            </w:pPr>
            <w:r w:rsidRPr="00810A9F">
              <w:rPr>
                <w:rFonts w:hint="eastAsia"/>
              </w:rPr>
              <w:t>本研究不仅揭示了青少年在数字平台上的核心</w:t>
            </w:r>
            <w:proofErr w:type="gramStart"/>
            <w:r w:rsidRPr="00810A9F">
              <w:rPr>
                <w:rFonts w:hint="eastAsia"/>
              </w:rPr>
              <w:t>健康诉</w:t>
            </w:r>
            <w:proofErr w:type="gramEnd"/>
            <w:r w:rsidRPr="00810A9F">
              <w:rPr>
                <w:rFonts w:hint="eastAsia"/>
              </w:rPr>
              <w:t>求和情感偏好，还</w:t>
            </w:r>
            <w:r>
              <w:rPr>
                <w:rFonts w:hint="eastAsia"/>
              </w:rPr>
              <w:t>拟</w:t>
            </w:r>
            <w:r w:rsidRPr="00810A9F">
              <w:rPr>
                <w:rFonts w:hint="eastAsia"/>
              </w:rPr>
              <w:t>为政府部门、教育机构、医疗专业人员和社交平台提供了科学的健康教育内容优化与干预建议，具有重要的政策参考价值和社会推广意义，为推动我国青少年生殖健康教育创新发展提供了坚实循证支撑。</w:t>
            </w:r>
          </w:p>
          <w:p w14:paraId="5ACFCFF3" w14:textId="613FC2ED" w:rsidR="00EE4A9C" w:rsidRDefault="00EE4A9C" w:rsidP="00EE4A9C">
            <w:pPr>
              <w:pStyle w:val="altz"/>
              <w:ind w:firstLine="420"/>
            </w:pPr>
          </w:p>
        </w:tc>
      </w:tr>
      <w:tr w:rsidR="00EE4A9C" w14:paraId="60FC1650" w14:textId="77777777" w:rsidTr="00EE4A9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4"/>
          </w:tcPr>
          <w:p w14:paraId="0374ECE7" w14:textId="1712EED2" w:rsidR="00EE4A9C" w:rsidRPr="00E92005" w:rsidRDefault="00EE4A9C" w:rsidP="00EE4A9C">
            <w:pPr>
              <w:pStyle w:val="1"/>
              <w:spacing w:before="156" w:after="156"/>
              <w:rPr>
                <w:rFonts w:eastAsia="宋体"/>
              </w:rPr>
            </w:pPr>
            <w:bookmarkStart w:id="37" w:name="_Toc166422729"/>
            <w:r>
              <w:rPr>
                <w:rFonts w:eastAsia="宋体" w:hint="eastAsia"/>
              </w:rPr>
              <w:lastRenderedPageBreak/>
              <w:t>研</w:t>
            </w:r>
            <w:r w:rsidRPr="00E92005">
              <w:rPr>
                <w:rFonts w:eastAsia="宋体" w:hint="eastAsia"/>
              </w:rPr>
              <w:t>究计划及预期进展</w:t>
            </w:r>
            <w:bookmarkEnd w:id="37"/>
          </w:p>
          <w:p w14:paraId="6A918CE1" w14:textId="1A5ACF83" w:rsidR="00EE4A9C" w:rsidRDefault="00EE4A9C" w:rsidP="00EE4A9C">
            <w:pPr>
              <w:pStyle w:val="altz"/>
              <w:ind w:firstLine="420"/>
              <w:rPr>
                <w:ins w:id="38" w:author="Zixuan Zhou" w:date="2025-06-03T12:26:00Z" w16du:dateUtc="2025-06-03T04:26:00Z"/>
              </w:rPr>
            </w:pPr>
            <w:r>
              <w:rPr>
                <w:noProof/>
              </w:rPr>
              <mc:AlternateContent>
                <mc:Choice Requires="wps">
                  <w:drawing>
                    <wp:anchor distT="0" distB="0" distL="114300" distR="114300" simplePos="0" relativeHeight="251665408" behindDoc="0" locked="0" layoutInCell="1" allowOverlap="1" wp14:anchorId="0ACD5DC1" wp14:editId="7433CDDF">
                      <wp:simplePos x="0" y="0"/>
                      <wp:positionH relativeFrom="column">
                        <wp:posOffset>-62758</wp:posOffset>
                      </wp:positionH>
                      <wp:positionV relativeFrom="paragraph">
                        <wp:posOffset>2235604</wp:posOffset>
                      </wp:positionV>
                      <wp:extent cx="5727700" cy="488315"/>
                      <wp:effectExtent l="0" t="0" r="6350" b="6985"/>
                      <wp:wrapSquare wrapText="bothSides"/>
                      <wp:docPr id="1680534809" name="文本框 1"/>
                      <wp:cNvGraphicFramePr/>
                      <a:graphic xmlns:a="http://schemas.openxmlformats.org/drawingml/2006/main">
                        <a:graphicData uri="http://schemas.microsoft.com/office/word/2010/wordprocessingShape">
                          <wps:wsp>
                            <wps:cNvSpPr txBox="1"/>
                            <wps:spPr>
                              <a:xfrm>
                                <a:off x="0" y="0"/>
                                <a:ext cx="5727700" cy="488315"/>
                              </a:xfrm>
                              <a:prstGeom prst="rect">
                                <a:avLst/>
                              </a:prstGeom>
                              <a:solidFill>
                                <a:prstClr val="white"/>
                              </a:solidFill>
                              <a:ln>
                                <a:noFill/>
                              </a:ln>
                            </wps:spPr>
                            <wps:txbx>
                              <w:txbxContent>
                                <w:p w14:paraId="37CBA114" w14:textId="32B3CD2D" w:rsidR="00EE4A9C" w:rsidRPr="00A55FB0" w:rsidRDefault="00EE4A9C" w:rsidP="00E52E36">
                                  <w:pPr>
                                    <w:pStyle w:val="af0"/>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CD5DC1" id="_x0000_t202" coordsize="21600,21600" o:spt="202" path="m,l,21600r21600,l21600,xe">
                      <v:stroke joinstyle="miter"/>
                      <v:path gradientshapeok="t" o:connecttype="rect"/>
                    </v:shapetype>
                    <v:shape id="文本框 1" o:spid="_x0000_s1026" type="#_x0000_t202" style="position:absolute;left:0;text-align:left;margin-left:-4.95pt;margin-top:176.05pt;width:451pt;height:38.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" stroked="f">
                      <v:textbox inset="0,0,0,0">
                        <w:txbxContent>
                          <w:p w14:paraId="37CBA114" w14:textId="32B3CD2D" w:rsidR="00EE4A9C" w:rsidRPr="00A55FB0" w:rsidRDefault="00EE4A9C" w:rsidP="00E52E36">
                            <w:pPr>
                              <w:pStyle w:val="af0"/>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w:t>
                            </w:r>
                          </w:p>
                        </w:txbxContent>
                      </v:textbox>
                      <w10:wrap type="square"/>
                    </v:shape>
                  </w:pict>
                </mc:Fallback>
              </mc:AlternateContent>
            </w:r>
            <w:del w:id="39" w:author="Zixuan Zhou" w:date="2025-06-03T12:26:00Z" w16du:dateUtc="2025-06-03T04:26:00Z">
              <w:r w:rsidRPr="00E52E36" w:rsidDel="00315100">
                <w:rPr>
                  <w:noProof/>
                </w:rPr>
                <w:drawing>
                  <wp:anchor distT="0" distB="0" distL="114300" distR="114300" simplePos="0" relativeHeight="251664384" behindDoc="0" locked="0" layoutInCell="1" allowOverlap="1" wp14:anchorId="2845E537" wp14:editId="1C9E5D9F">
                    <wp:simplePos x="0" y="0"/>
                    <wp:positionH relativeFrom="column">
                      <wp:posOffset>-65405</wp:posOffset>
                    </wp:positionH>
                    <wp:positionV relativeFrom="paragraph">
                      <wp:posOffset>1094740</wp:posOffset>
                    </wp:positionV>
                    <wp:extent cx="5727700" cy="991235"/>
                    <wp:effectExtent l="0" t="0" r="6350" b="0"/>
                    <wp:wrapSquare wrapText="bothSides"/>
                    <wp:docPr id="1029413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1329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991235"/>
                            </a:xfrm>
                            <a:prstGeom prst="rect">
                              <a:avLst/>
                            </a:prstGeom>
                          </pic:spPr>
                        </pic:pic>
                      </a:graphicData>
                    </a:graphic>
                    <wp14:sizeRelH relativeFrom="margin">
                      <wp14:pctWidth>0</wp14:pctWidth>
                    </wp14:sizeRelH>
                    <wp14:sizeRelV relativeFrom="margin">
                      <wp14:pctHeight>0</wp14:pctHeight>
                    </wp14:sizeRelV>
                  </wp:anchor>
                </w:drawing>
              </w:r>
            </w:del>
            <w:r w:rsidRPr="00AE7895">
              <w:t>本研究聚焦于中国青少年在社交媒体平台获取与互动生殖健康信息的行为特征，依托大数据与人工智能技术，建立一套涵盖内容分析、用户参与、情感识别及内容优化建议的完整研究体系。课题不仅力求揭示青少年真实的信息需求和情感反应，推动数字健康教育内容的科学传播，还将为政策制定者、教育机构和平台运营方提供高效的数据支持和决策参考，最终助力我国青少年生殖健康素养提升和健康教育体系创新发展。</w:t>
            </w:r>
          </w:p>
          <w:p w14:paraId="4C481D63" w14:textId="28D78E83" w:rsidR="00EE4A9C" w:rsidRDefault="00EE4A9C" w:rsidP="00EE4A9C">
            <w:pPr>
              <w:pStyle w:val="altz"/>
              <w:ind w:firstLine="420"/>
            </w:pPr>
            <w:ins w:id="40" w:author="Zixuan Zhou" w:date="2025-06-03T12:26:00Z" w16du:dateUtc="2025-06-03T04:26:00Z">
              <w:r w:rsidRPr="00CE13DA">
                <w:rPr>
                  <w:noProof/>
                </w:rPr>
                <w:drawing>
                  <wp:anchor distT="0" distB="0" distL="114300" distR="114300" simplePos="0" relativeHeight="251666432" behindDoc="0" locked="0" layoutInCell="1" allowOverlap="1" wp14:anchorId="36B7C5B8" wp14:editId="0CA605E8">
                    <wp:simplePos x="0" y="0"/>
                    <wp:positionH relativeFrom="column">
                      <wp:posOffset>-65405</wp:posOffset>
                    </wp:positionH>
                    <wp:positionV relativeFrom="paragraph">
                      <wp:posOffset>361950</wp:posOffset>
                    </wp:positionV>
                    <wp:extent cx="5759450" cy="881380"/>
                    <wp:effectExtent l="0" t="0" r="0" b="0"/>
                    <wp:wrapSquare wrapText="bothSides"/>
                    <wp:docPr id="24492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2103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881380"/>
                            </a:xfrm>
                            <a:prstGeom prst="rect">
                              <a:avLst/>
                            </a:prstGeom>
                          </pic:spPr>
                        </pic:pic>
                      </a:graphicData>
                    </a:graphic>
                  </wp:anchor>
                </w:drawing>
              </w:r>
            </w:ins>
          </w:p>
          <w:p w14:paraId="5C957BA5" w14:textId="02367CB1" w:rsidR="00EE4A9C" w:rsidDel="00315100" w:rsidRDefault="00EE4A9C" w:rsidP="00EE4A9C">
            <w:pPr>
              <w:spacing w:afterLines="50" w:after="156"/>
              <w:rPr>
                <w:del w:id="41" w:author="Zixuan Zhou" w:date="2025-06-03T12:26:00Z" w16du:dateUtc="2025-06-03T04:26:00Z"/>
              </w:rPr>
            </w:pPr>
            <w:commentRangeStart w:id="42"/>
            <w:ins w:id="43" w:author="Zixuan Zhou" w:date="2025-06-03T12:26:00Z" w16du:dateUtc="2025-06-03T04:26:00Z">
              <w:r w:rsidRPr="00CE13DA">
                <w:t>本研究的预期成果包括：在学术期刊或会议上发表一篇论文，系统展示本课题在内容分析</w:t>
              </w:r>
              <w:r>
                <w:rPr>
                  <w:rFonts w:hint="eastAsia"/>
                </w:rPr>
                <w:t>及</w:t>
              </w:r>
              <w:r w:rsidRPr="00CE13DA">
                <w:t>情感分析方法</w:t>
              </w:r>
              <w:r>
                <w:rPr>
                  <w:rFonts w:hint="eastAsia"/>
                </w:rPr>
                <w:t>等</w:t>
              </w:r>
              <w:r w:rsidRPr="00CE13DA">
                <w:t>方面的创新性与科学性；产出《青少年生殖健康社交媒体传播研究报告》，为相关部门和平台提供翔实的数据支撑与决策参考；形成一份面向平台的内容质量改进建议书，为优化数字健康教育内容、提升青少年生殖健康素养提出切实可行的路径建议。此外，研究还将产出相关的技术文档和数据集，助力后续同行研究与政策制定，为我国青少年生殖健康教育事业的创新发展提供坚实的循证基础</w:t>
              </w:r>
            </w:ins>
            <w:del w:id="44" w:author="Zixuan Zhou" w:date="2025-06-03T12:26:00Z" w16du:dateUtc="2025-06-03T04:26:00Z">
              <w:r w:rsidDel="00315100">
                <w:rPr>
                  <w:rFonts w:hint="eastAsia"/>
                </w:rPr>
                <w:delText>研究成果预期包括：</w:delText>
              </w:r>
            </w:del>
          </w:p>
          <w:p w14:paraId="6DB54B52" w14:textId="7AB5A09B" w:rsidR="00EE4A9C" w:rsidRPr="00AE7895" w:rsidDel="00315100" w:rsidRDefault="00EE4A9C" w:rsidP="00EE4A9C">
            <w:pPr>
              <w:pStyle w:val="af"/>
              <w:numPr>
                <w:ilvl w:val="0"/>
                <w:numId w:val="49"/>
              </w:numPr>
              <w:spacing w:line="240" w:lineRule="auto"/>
              <w:ind w:left="397" w:firstLineChars="0" w:hanging="397"/>
              <w:rPr>
                <w:del w:id="45" w:author="Zixuan Zhou" w:date="2025-06-03T12:26:00Z" w16du:dateUtc="2025-06-03T04:26:00Z"/>
                <w:sz w:val="21"/>
              </w:rPr>
            </w:pPr>
            <w:del w:id="46" w:author="Zixuan Zhou" w:date="2025-06-03T12:26:00Z" w16du:dateUtc="2025-06-03T04:26:00Z">
              <w:r w:rsidRPr="00AE7895" w:rsidDel="00315100">
                <w:rPr>
                  <w:rFonts w:hint="eastAsia"/>
                  <w:sz w:val="21"/>
                </w:rPr>
                <w:delText>在学术期刊或会议上发表一篇论文，展示系统内容分析、情感分析方法及模型构建的创新性和科学性</w:delText>
              </w:r>
              <w:r w:rsidDel="00315100">
                <w:rPr>
                  <w:rFonts w:hint="eastAsia"/>
                  <w:sz w:val="21"/>
                </w:rPr>
                <w:delText>。</w:delText>
              </w:r>
            </w:del>
          </w:p>
          <w:p w14:paraId="5F177595" w14:textId="4D82C1D5" w:rsidR="00EE4A9C" w:rsidRPr="00AE7895" w:rsidDel="00315100" w:rsidRDefault="00EE4A9C" w:rsidP="00EE4A9C">
            <w:pPr>
              <w:pStyle w:val="af"/>
              <w:numPr>
                <w:ilvl w:val="0"/>
                <w:numId w:val="49"/>
              </w:numPr>
              <w:spacing w:line="240" w:lineRule="auto"/>
              <w:ind w:firstLineChars="0"/>
              <w:rPr>
                <w:del w:id="47" w:author="Zixuan Zhou" w:date="2025-06-03T12:26:00Z" w16du:dateUtc="2025-06-03T04:26:00Z"/>
                <w:sz w:val="21"/>
              </w:rPr>
            </w:pPr>
            <w:del w:id="48" w:author="Zixuan Zhou" w:date="2025-06-03T12:26:00Z" w16du:dateUtc="2025-06-03T04:26:00Z">
              <w:r w:rsidRPr="00AE7895" w:rsidDel="00315100">
                <w:rPr>
                  <w:rFonts w:hint="eastAsia"/>
                  <w:sz w:val="21"/>
                </w:rPr>
                <w:delText>产出“青少年生殖健康社交媒体传播研究报告”，为相关部门和平台提供数据支持和决策参考</w:delText>
              </w:r>
              <w:r w:rsidDel="00315100">
                <w:rPr>
                  <w:rFonts w:hint="eastAsia"/>
                  <w:sz w:val="21"/>
                </w:rPr>
                <w:delText>。</w:delText>
              </w:r>
            </w:del>
          </w:p>
          <w:p w14:paraId="1D287011" w14:textId="0432FF35" w:rsidR="00EE4A9C" w:rsidRPr="00AE7895" w:rsidDel="00315100" w:rsidRDefault="00EE4A9C" w:rsidP="00EE4A9C">
            <w:pPr>
              <w:pStyle w:val="af"/>
              <w:numPr>
                <w:ilvl w:val="0"/>
                <w:numId w:val="49"/>
              </w:numPr>
              <w:spacing w:afterLines="50" w:after="156" w:line="240" w:lineRule="auto"/>
              <w:ind w:left="442" w:firstLineChars="0" w:hanging="442"/>
              <w:rPr>
                <w:del w:id="49" w:author="Zixuan Zhou" w:date="2025-06-03T12:26:00Z" w16du:dateUtc="2025-06-03T04:26:00Z"/>
                <w:sz w:val="22"/>
                <w:szCs w:val="20"/>
              </w:rPr>
            </w:pPr>
            <w:del w:id="50" w:author="Zixuan Zhou" w:date="2025-06-03T12:26:00Z" w16du:dateUtc="2025-06-03T04:26:00Z">
              <w:r w:rsidRPr="00AE7895" w:rsidDel="00315100">
                <w:rPr>
                  <w:rFonts w:hint="eastAsia"/>
                  <w:sz w:val="22"/>
                  <w:szCs w:val="20"/>
                </w:rPr>
                <w:delText>形成一份面向平台的内容质量改进建议书，为优化数字健康教育内容、提升青少年生殖健康素养提出可行路径。</w:delText>
              </w:r>
            </w:del>
          </w:p>
          <w:p w14:paraId="0357F91A" w14:textId="29B0E463" w:rsidR="00EE4A9C" w:rsidRPr="00AE7895" w:rsidRDefault="00EE4A9C" w:rsidP="00EE4A9C">
            <w:pPr>
              <w:pStyle w:val="altz"/>
              <w:ind w:firstLine="420"/>
              <w:rPr>
                <w:rFonts w:ascii="宋体" w:hAnsi="宋体" w:hint="eastAsia"/>
                <w:b/>
                <w:sz w:val="24"/>
              </w:rPr>
            </w:pPr>
            <w:del w:id="51" w:author="Zixuan Zhou" w:date="2025-06-03T12:26:00Z" w16du:dateUtc="2025-06-03T04:26:00Z">
              <w:r w:rsidDel="00315100">
                <w:rPr>
                  <w:rFonts w:hint="eastAsia"/>
                </w:rPr>
                <w:delText>此外，研究还将产出相关技术文档和数据集，助力后续同行研究与政策制定，为我国青少年生殖健康教育事业的创新发展提供坚实的循证基础</w:delText>
              </w:r>
            </w:del>
            <w:r>
              <w:rPr>
                <w:rFonts w:hint="eastAsia"/>
              </w:rPr>
              <w:t>。</w:t>
            </w:r>
            <w:commentRangeEnd w:id="42"/>
            <w:r w:rsidR="00C43636">
              <w:rPr>
                <w:rStyle w:val="ac"/>
                <w:rFonts w:cstheme="minorBidi"/>
              </w:rPr>
              <w:commentReference w:id="42"/>
            </w:r>
          </w:p>
        </w:tc>
      </w:tr>
      <w:tr w:rsidR="00EE4A9C" w14:paraId="0AFEFF6F" w14:textId="77777777" w:rsidTr="00EE4A9C">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4"/>
            <w:vAlign w:val="center"/>
          </w:tcPr>
          <w:p w14:paraId="41F0D9EC" w14:textId="5C389EE1" w:rsidR="00EE4A9C" w:rsidRDefault="00EE4A9C" w:rsidP="00EE4A9C">
            <w:pPr>
              <w:spacing w:line="400" w:lineRule="exact"/>
              <w:rPr>
                <w:rFonts w:ascii="宋体" w:hAnsi="宋体" w:hint="eastAsia"/>
                <w:b/>
                <w:sz w:val="24"/>
              </w:rPr>
            </w:pPr>
          </w:p>
          <w:p w14:paraId="608468A5" w14:textId="77777777" w:rsidR="00EE4A9C" w:rsidRDefault="00EE4A9C" w:rsidP="00EE4A9C">
            <w:pPr>
              <w:pStyle w:val="1"/>
              <w:spacing w:before="156" w:after="156"/>
              <w:rPr>
                <w:rFonts w:eastAsia="宋体"/>
              </w:rPr>
            </w:pPr>
            <w:bookmarkStart w:id="52" w:name="_Toc166422730"/>
            <w:r w:rsidRPr="00E92005">
              <w:rPr>
                <w:rFonts w:eastAsia="宋体" w:hint="eastAsia"/>
              </w:rPr>
              <w:t>已具备的条件、尚缺少的条件和</w:t>
            </w:r>
            <w:proofErr w:type="gramStart"/>
            <w:r w:rsidRPr="00E92005">
              <w:rPr>
                <w:rFonts w:eastAsia="宋体" w:hint="eastAsia"/>
              </w:rPr>
              <w:t>拟解决</w:t>
            </w:r>
            <w:proofErr w:type="gramEnd"/>
            <w:r w:rsidRPr="00E92005">
              <w:rPr>
                <w:rFonts w:eastAsia="宋体" w:hint="eastAsia"/>
              </w:rPr>
              <w:t>的途径</w:t>
            </w:r>
            <w:bookmarkEnd w:id="52"/>
          </w:p>
          <w:p w14:paraId="6CA9D9F0" w14:textId="649D40B1" w:rsidR="00EE4A9C" w:rsidRPr="004E58A4" w:rsidRDefault="00EE4A9C" w:rsidP="00EE4A9C">
            <w:pPr>
              <w:ind w:firstLine="480"/>
            </w:pPr>
            <w:r w:rsidRPr="00E92005">
              <w:rPr>
                <w:rFonts w:hint="eastAsia"/>
              </w:rPr>
              <w:t>为了确保研究的顺利进行，我们需要评估目前已具备的条件、尚缺少的条件以及拟采取的解决途径。</w:t>
            </w:r>
          </w:p>
          <w:p w14:paraId="030E9C6E" w14:textId="703F425C" w:rsidR="00EE4A9C" w:rsidRDefault="00EE4A9C" w:rsidP="00EE4A9C">
            <w:pPr>
              <w:pStyle w:val="2"/>
              <w:spacing w:before="156" w:after="156"/>
            </w:pPr>
            <w:r>
              <w:rPr>
                <w:rFonts w:hint="eastAsia"/>
              </w:rPr>
              <w:t>已具备的条件</w:t>
            </w:r>
          </w:p>
          <w:p w14:paraId="6293D37E" w14:textId="77777777" w:rsidR="00EE4A9C" w:rsidRDefault="00EE4A9C" w:rsidP="00EE4A9C">
            <w:pPr>
              <w:pStyle w:val="a"/>
              <w:numPr>
                <w:ilvl w:val="0"/>
                <w:numId w:val="45"/>
              </w:numPr>
              <w:spacing w:before="156"/>
            </w:pPr>
            <w:r>
              <w:rPr>
                <w:rFonts w:hint="eastAsia"/>
              </w:rPr>
              <w:t>完整的</w:t>
            </w:r>
            <w:proofErr w:type="gramStart"/>
            <w:r>
              <w:rPr>
                <w:rFonts w:hint="eastAsia"/>
              </w:rPr>
              <w:t>哔</w:t>
            </w:r>
            <w:proofErr w:type="gramEnd"/>
            <w:r>
              <w:rPr>
                <w:rFonts w:hint="eastAsia"/>
              </w:rPr>
              <w:t>哩哔哩平台数据集</w:t>
            </w:r>
          </w:p>
          <w:p w14:paraId="2455C668" w14:textId="2ACDF3D6" w:rsidR="00EE4A9C" w:rsidRDefault="00EE4A9C" w:rsidP="00EE4A9C">
            <w:pPr>
              <w:pStyle w:val="altz"/>
              <w:ind w:firstLine="420"/>
            </w:pPr>
            <w:r>
              <w:rPr>
                <w:rFonts w:hint="eastAsia"/>
              </w:rPr>
              <w:t>已系统采集并整理了</w:t>
            </w:r>
            <w:proofErr w:type="spellStart"/>
            <w:r>
              <w:rPr>
                <w:rFonts w:hint="eastAsia"/>
              </w:rPr>
              <w:t>Bilibili</w:t>
            </w:r>
            <w:proofErr w:type="spellEnd"/>
            <w:r>
              <w:rPr>
                <w:rFonts w:hint="eastAsia"/>
              </w:rPr>
              <w:t>平台自</w:t>
            </w:r>
            <w:r>
              <w:rPr>
                <w:rFonts w:hint="eastAsia"/>
              </w:rPr>
              <w:t>2016</w:t>
            </w:r>
            <w:r>
              <w:rPr>
                <w:rFonts w:hint="eastAsia"/>
              </w:rPr>
              <w:t>年至</w:t>
            </w:r>
            <w:r>
              <w:rPr>
                <w:rFonts w:hint="eastAsia"/>
              </w:rPr>
              <w:t>2024</w:t>
            </w:r>
            <w:r>
              <w:rPr>
                <w:rFonts w:hint="eastAsia"/>
              </w:rPr>
              <w:t>年期间与青少年生殖健康相关的全部视频、评论和弹幕数据，为后续分析提供坚实的数据基础。</w:t>
            </w:r>
          </w:p>
          <w:p w14:paraId="09A94798" w14:textId="77777777" w:rsidR="00EE4A9C" w:rsidRDefault="00EE4A9C" w:rsidP="00EE4A9C">
            <w:pPr>
              <w:pStyle w:val="a"/>
              <w:spacing w:before="156"/>
            </w:pPr>
            <w:r>
              <w:rPr>
                <w:rFonts w:hint="eastAsia"/>
              </w:rPr>
              <w:t>成熟的文本挖掘技术框架</w:t>
            </w:r>
          </w:p>
          <w:p w14:paraId="45B0D5DC" w14:textId="314DD5BC" w:rsidR="00EE4A9C" w:rsidRDefault="00EE4A9C" w:rsidP="00EE4A9C">
            <w:pPr>
              <w:pStyle w:val="altz"/>
              <w:ind w:firstLine="420"/>
            </w:pPr>
            <w:r>
              <w:rPr>
                <w:rFonts w:hint="eastAsia"/>
              </w:rPr>
              <w:t>研究</w:t>
            </w:r>
            <w:del w:id="53" w:author="Zixuan Zhou" w:date="2025-06-03T12:25:00Z" w16du:dateUtc="2025-06-03T04:25:00Z">
              <w:r w:rsidDel="00315100">
                <w:rPr>
                  <w:rFonts w:hint="eastAsia"/>
                </w:rPr>
                <w:delText>团队</w:delText>
              </w:r>
            </w:del>
            <w:r>
              <w:rPr>
                <w:rFonts w:hint="eastAsia"/>
              </w:rPr>
              <w:t>已搭建高效的中文文本预处理与分析流程，具备大规模网络文本数据的自动化清洗、分词、主题分类和情感识别能力。</w:t>
            </w:r>
          </w:p>
          <w:p w14:paraId="2C092C18" w14:textId="77777777" w:rsidR="00EE4A9C" w:rsidRDefault="00EE4A9C" w:rsidP="00EE4A9C">
            <w:pPr>
              <w:pStyle w:val="a"/>
              <w:spacing w:before="156"/>
            </w:pPr>
            <w:r>
              <w:rPr>
                <w:rFonts w:hint="eastAsia"/>
              </w:rPr>
              <w:lastRenderedPageBreak/>
              <w:t>初步的研究发现与分析结果</w:t>
            </w:r>
          </w:p>
          <w:p w14:paraId="0B898EB7" w14:textId="7BABB165" w:rsidR="00EE4A9C" w:rsidRDefault="00EE4A9C" w:rsidP="00EE4A9C">
            <w:pPr>
              <w:pStyle w:val="altz"/>
              <w:ind w:firstLine="420"/>
            </w:pPr>
            <w:r>
              <w:rPr>
                <w:rFonts w:hint="eastAsia"/>
              </w:rPr>
              <w:t>通过前期数据探索，已获得青少年参与度分布、主要话题覆盖、情感反应等基础发现，为进一步深入研究提供方向和参考。</w:t>
            </w:r>
          </w:p>
          <w:p w14:paraId="3734AF5D" w14:textId="4E9F82F3" w:rsidR="00EE4A9C" w:rsidRDefault="00EE4A9C" w:rsidP="00EE4A9C">
            <w:pPr>
              <w:pStyle w:val="a"/>
              <w:spacing w:before="156"/>
            </w:pPr>
            <w:r>
              <w:rPr>
                <w:rFonts w:hint="eastAsia"/>
              </w:rPr>
              <w:t>跨学科研究</w:t>
            </w:r>
            <w:del w:id="54" w:author="Zixuan Zhou" w:date="2025-06-03T12:25:00Z" w16du:dateUtc="2025-06-03T04:25:00Z">
              <w:r w:rsidDel="00315100">
                <w:rPr>
                  <w:rFonts w:hint="eastAsia"/>
                </w:rPr>
                <w:delText>团队</w:delText>
              </w:r>
            </w:del>
            <w:ins w:id="55" w:author="Zixuan Zhou" w:date="2025-06-03T12:25:00Z" w16du:dateUtc="2025-06-03T04:25:00Z">
              <w:r>
                <w:rPr>
                  <w:rFonts w:hint="eastAsia"/>
                </w:rPr>
                <w:t>人员</w:t>
              </w:r>
            </w:ins>
            <w:r>
              <w:rPr>
                <w:rFonts w:hint="eastAsia"/>
              </w:rPr>
              <w:t>支持</w:t>
            </w:r>
          </w:p>
          <w:p w14:paraId="3B23E4DC" w14:textId="5BC71E6B" w:rsidR="00EE4A9C" w:rsidRDefault="00EE4A9C" w:rsidP="00EE4A9C">
            <w:pPr>
              <w:pStyle w:val="altz"/>
              <w:ind w:firstLine="420"/>
            </w:pPr>
            <w:r>
              <w:rPr>
                <w:rFonts w:hint="eastAsia"/>
              </w:rPr>
              <w:t>课题组成员涵盖生物医学信息、公共卫生、数据科学等多学科背景，具备经验丰富的技术与理论支撑。</w:t>
            </w:r>
          </w:p>
          <w:p w14:paraId="6B0F9F9D" w14:textId="0E07017E" w:rsidR="00EE4A9C" w:rsidRDefault="00EE4A9C" w:rsidP="00EE4A9C">
            <w:pPr>
              <w:pStyle w:val="2"/>
              <w:spacing w:before="156" w:after="156"/>
            </w:pPr>
            <w:r>
              <w:rPr>
                <w:rFonts w:hint="eastAsia"/>
              </w:rPr>
              <w:t>尚缺少的条件</w:t>
            </w:r>
          </w:p>
          <w:p w14:paraId="516B461E" w14:textId="77777777" w:rsidR="00EE4A9C" w:rsidRDefault="00EE4A9C" w:rsidP="00EE4A9C">
            <w:pPr>
              <w:pStyle w:val="a"/>
              <w:numPr>
                <w:ilvl w:val="0"/>
                <w:numId w:val="46"/>
              </w:numPr>
              <w:spacing w:before="156"/>
            </w:pPr>
            <w:r>
              <w:rPr>
                <w:rFonts w:hint="eastAsia"/>
              </w:rPr>
              <w:t>更多医疗专业人员的参与验证</w:t>
            </w:r>
          </w:p>
          <w:p w14:paraId="5C431FC8" w14:textId="4A6F707B" w:rsidR="00EE4A9C" w:rsidRDefault="00EE4A9C" w:rsidP="00EE4A9C">
            <w:pPr>
              <w:pStyle w:val="altz"/>
              <w:ind w:firstLine="420"/>
            </w:pPr>
            <w:r>
              <w:rPr>
                <w:rFonts w:hint="eastAsia"/>
              </w:rPr>
              <w:t>目前</w:t>
            </w:r>
            <w:ins w:id="56" w:author="Zixuan Zhou" w:date="2025-06-03T12:25:00Z" w16du:dateUtc="2025-06-03T04:25:00Z">
              <w:r>
                <w:rPr>
                  <w:rFonts w:hint="eastAsia"/>
                </w:rPr>
                <w:t>研究当中医学知识背景有限</w:t>
              </w:r>
            </w:ins>
            <w:del w:id="57" w:author="Zixuan Zhou" w:date="2025-06-03T12:25:00Z" w16du:dateUtc="2025-06-03T04:25:00Z">
              <w:r w:rsidRPr="000B7D70" w:rsidDel="00315100">
                <w:rPr>
                  <w:rFonts w:hint="eastAsia"/>
                </w:rPr>
                <w:delText>团队</w:delText>
              </w:r>
              <w:r w:rsidDel="00315100">
                <w:rPr>
                  <w:rFonts w:hint="eastAsia"/>
                </w:rPr>
                <w:delText>中医学背景成员有限</w:delText>
              </w:r>
            </w:del>
            <w:r>
              <w:rPr>
                <w:rFonts w:hint="eastAsia"/>
              </w:rPr>
              <w:t>，尚需引入更多专业医生和健康传播专家参与内容审核与科学性把关。</w:t>
            </w:r>
          </w:p>
          <w:p w14:paraId="16271BA4" w14:textId="77777777" w:rsidR="00EE4A9C" w:rsidRDefault="00EE4A9C" w:rsidP="00EE4A9C">
            <w:pPr>
              <w:pStyle w:val="a"/>
              <w:spacing w:before="156"/>
            </w:pPr>
            <w:r>
              <w:rPr>
                <w:rFonts w:hint="eastAsia"/>
              </w:rPr>
              <w:t>长期追踪数据以观察趋势变化</w:t>
            </w:r>
          </w:p>
          <w:p w14:paraId="6CB21B9F" w14:textId="25499DD1" w:rsidR="00EE4A9C" w:rsidRDefault="00EE4A9C" w:rsidP="00EE4A9C">
            <w:pPr>
              <w:pStyle w:val="altz"/>
              <w:ind w:firstLine="420"/>
            </w:pPr>
            <w:r>
              <w:rPr>
                <w:rFonts w:hint="eastAsia"/>
              </w:rPr>
              <w:t>现有数据以横断面为主，缺乏对青少年生殖健康信息需求与互动行为的长期动态跟踪资料。</w:t>
            </w:r>
          </w:p>
          <w:p w14:paraId="07DA8FC9" w14:textId="77777777" w:rsidR="00EE4A9C" w:rsidRDefault="00EE4A9C" w:rsidP="00EE4A9C">
            <w:pPr>
              <w:pStyle w:val="a"/>
              <w:spacing w:before="156"/>
            </w:pPr>
            <w:r>
              <w:rPr>
                <w:rFonts w:hint="eastAsia"/>
              </w:rPr>
              <w:t>其他社交平台的对比数据</w:t>
            </w:r>
          </w:p>
          <w:p w14:paraId="0DB0D7AC" w14:textId="3B5F4D9A" w:rsidR="00EE4A9C" w:rsidRDefault="00EE4A9C" w:rsidP="00EE4A9C">
            <w:pPr>
              <w:pStyle w:val="altz"/>
              <w:ind w:firstLine="420"/>
            </w:pPr>
            <w:r>
              <w:rPr>
                <w:rFonts w:hint="eastAsia"/>
              </w:rPr>
              <w:t>目前研究聚焦于</w:t>
            </w:r>
            <w:proofErr w:type="spellStart"/>
            <w:r>
              <w:rPr>
                <w:rFonts w:hint="eastAsia"/>
              </w:rPr>
              <w:t>Bilibili</w:t>
            </w:r>
            <w:proofErr w:type="spellEnd"/>
            <w:r>
              <w:rPr>
                <w:rFonts w:hint="eastAsia"/>
              </w:rPr>
              <w:t>，尚未涵盖微博、</w:t>
            </w:r>
            <w:proofErr w:type="gramStart"/>
            <w:r>
              <w:rPr>
                <w:rFonts w:hint="eastAsia"/>
              </w:rPr>
              <w:t>抖音等</w:t>
            </w:r>
            <w:proofErr w:type="gramEnd"/>
            <w:r>
              <w:rPr>
                <w:rFonts w:hint="eastAsia"/>
              </w:rPr>
              <w:t>其他主流平台的相关数据，难以进行跨平台对比分析。</w:t>
            </w:r>
          </w:p>
          <w:p w14:paraId="544E9868" w14:textId="712F058E" w:rsidR="00EE4A9C" w:rsidRDefault="00EE4A9C" w:rsidP="00EE4A9C">
            <w:pPr>
              <w:pStyle w:val="2"/>
              <w:spacing w:before="156" w:after="156"/>
            </w:pPr>
            <w:r>
              <w:rPr>
                <w:rFonts w:hint="eastAsia"/>
              </w:rPr>
              <w:t>拟解决的途径</w:t>
            </w:r>
          </w:p>
          <w:p w14:paraId="6639AD17" w14:textId="77777777" w:rsidR="00EE4A9C" w:rsidRDefault="00EE4A9C" w:rsidP="00EE4A9C">
            <w:pPr>
              <w:pStyle w:val="a"/>
              <w:numPr>
                <w:ilvl w:val="0"/>
                <w:numId w:val="47"/>
              </w:numPr>
              <w:spacing w:before="156"/>
            </w:pPr>
            <w:r>
              <w:rPr>
                <w:rFonts w:hint="eastAsia"/>
              </w:rPr>
              <w:t>与医疗机构建立合作关系</w:t>
            </w:r>
          </w:p>
          <w:p w14:paraId="468EBDBB" w14:textId="46A655D6" w:rsidR="00EE4A9C" w:rsidRDefault="00EE4A9C" w:rsidP="00EE4A9C">
            <w:pPr>
              <w:pStyle w:val="altz"/>
              <w:ind w:firstLine="420"/>
            </w:pPr>
            <w:r>
              <w:rPr>
                <w:rFonts w:hint="eastAsia"/>
              </w:rPr>
              <w:t>主动联系医院、健康科普机构等单位，邀请医学专家参与课题组，共同提升研究内容的科学性与实践指导性。</w:t>
            </w:r>
          </w:p>
          <w:p w14:paraId="6D119881" w14:textId="77777777" w:rsidR="00EE4A9C" w:rsidRDefault="00EE4A9C" w:rsidP="00EE4A9C">
            <w:pPr>
              <w:pStyle w:val="a"/>
              <w:spacing w:before="156"/>
            </w:pPr>
            <w:r>
              <w:rPr>
                <w:rFonts w:hint="eastAsia"/>
              </w:rPr>
              <w:t>设计纵向研究追踪内容演变</w:t>
            </w:r>
          </w:p>
          <w:p w14:paraId="4A0FFB60" w14:textId="7637C277" w:rsidR="00EE4A9C" w:rsidRDefault="00EE4A9C" w:rsidP="00EE4A9C">
            <w:pPr>
              <w:pStyle w:val="altz"/>
              <w:ind w:firstLine="420"/>
            </w:pPr>
            <w:r>
              <w:rPr>
                <w:rFonts w:hint="eastAsia"/>
              </w:rPr>
              <w:t>规划后续开展定期数据采集和用户行为跟踪，建立长期观测机制，系统记录青少年生殖健康议题的传播演变和情感变化趋势。</w:t>
            </w:r>
          </w:p>
          <w:p w14:paraId="622B620C" w14:textId="77777777" w:rsidR="00EE4A9C" w:rsidRDefault="00EE4A9C" w:rsidP="00EE4A9C">
            <w:pPr>
              <w:pStyle w:val="a"/>
              <w:spacing w:before="156"/>
            </w:pPr>
            <w:r>
              <w:rPr>
                <w:rFonts w:hint="eastAsia"/>
              </w:rPr>
              <w:t>拓展研究范围至其他主流平台</w:t>
            </w:r>
          </w:p>
          <w:p w14:paraId="27EB53F6" w14:textId="77777777" w:rsidR="00EE4A9C" w:rsidRDefault="00EE4A9C" w:rsidP="00EE4A9C">
            <w:pPr>
              <w:pStyle w:val="altz"/>
              <w:ind w:firstLine="420"/>
            </w:pPr>
            <w:r>
              <w:rPr>
                <w:rFonts w:hint="eastAsia"/>
              </w:rPr>
              <w:t>积极申请数据采集权限，扩展研究样本至微博、</w:t>
            </w:r>
            <w:proofErr w:type="gramStart"/>
            <w:r>
              <w:rPr>
                <w:rFonts w:hint="eastAsia"/>
              </w:rPr>
              <w:t>抖音等</w:t>
            </w:r>
            <w:proofErr w:type="gramEnd"/>
            <w:r>
              <w:rPr>
                <w:rFonts w:hint="eastAsia"/>
              </w:rPr>
              <w:t>主流社交媒体，实现多平台健康信息生态的全面对比与分析。</w:t>
            </w:r>
          </w:p>
          <w:p w14:paraId="2332E069" w14:textId="77777777" w:rsidR="00EE4A9C" w:rsidRDefault="00EE4A9C" w:rsidP="00EE4A9C">
            <w:pPr>
              <w:pStyle w:val="altz"/>
              <w:ind w:firstLine="420"/>
            </w:pPr>
          </w:p>
          <w:p w14:paraId="0155C0A4" w14:textId="77777777" w:rsidR="00EE4A9C" w:rsidRDefault="00EE4A9C" w:rsidP="00EE4A9C">
            <w:pPr>
              <w:pStyle w:val="altz"/>
              <w:ind w:firstLine="420"/>
            </w:pPr>
          </w:p>
          <w:p w14:paraId="1C84E6C2" w14:textId="77777777" w:rsidR="00EE4A9C" w:rsidRDefault="00EE4A9C" w:rsidP="00EE4A9C">
            <w:pPr>
              <w:pStyle w:val="altz"/>
              <w:ind w:firstLine="420"/>
            </w:pPr>
          </w:p>
          <w:p w14:paraId="4D82729B" w14:textId="77777777" w:rsidR="00EE4A9C" w:rsidRDefault="00EE4A9C" w:rsidP="00EE4A9C">
            <w:pPr>
              <w:pStyle w:val="altz"/>
              <w:ind w:firstLine="420"/>
            </w:pPr>
          </w:p>
          <w:p w14:paraId="0CE30524" w14:textId="77777777" w:rsidR="00EE4A9C" w:rsidRDefault="00EE4A9C" w:rsidP="00EE4A9C">
            <w:pPr>
              <w:pStyle w:val="altz"/>
              <w:ind w:firstLine="420"/>
            </w:pPr>
          </w:p>
          <w:p w14:paraId="13126B53" w14:textId="77777777" w:rsidR="00EE4A9C" w:rsidRDefault="00EE4A9C" w:rsidP="00EE4A9C">
            <w:pPr>
              <w:pStyle w:val="altz"/>
              <w:ind w:firstLine="420"/>
            </w:pPr>
          </w:p>
          <w:p w14:paraId="1501F6C5" w14:textId="77777777" w:rsidR="00EE4A9C" w:rsidRDefault="00EE4A9C" w:rsidP="00EE4A9C">
            <w:pPr>
              <w:pStyle w:val="altz"/>
              <w:ind w:firstLine="420"/>
            </w:pPr>
          </w:p>
          <w:p w14:paraId="37D8601E" w14:textId="77777777" w:rsidR="00EE4A9C" w:rsidRDefault="00EE4A9C" w:rsidP="00EE4A9C">
            <w:pPr>
              <w:pStyle w:val="altz"/>
              <w:ind w:firstLine="420"/>
            </w:pPr>
          </w:p>
          <w:p w14:paraId="34390845" w14:textId="5B97E69F" w:rsidR="00EE4A9C" w:rsidRPr="000B7D70" w:rsidRDefault="00EE4A9C" w:rsidP="00EE4A9C">
            <w:pPr>
              <w:pStyle w:val="altz"/>
              <w:ind w:firstLine="420"/>
            </w:pPr>
          </w:p>
        </w:tc>
      </w:tr>
    </w:tbl>
    <w:p w14:paraId="7515C034" w14:textId="77777777" w:rsidR="00E813C7" w:rsidRDefault="00E813C7" w:rsidP="000B7D70">
      <w:pPr>
        <w:keepNext/>
        <w:keepLines/>
        <w:widowControl/>
        <w:tabs>
          <w:tab w:val="left" w:pos="980"/>
        </w:tabs>
        <w:ind w:firstLineChars="400" w:firstLine="1280"/>
        <w:rPr>
          <w:rFonts w:eastAsia="华文中宋"/>
          <w:sz w:val="18"/>
        </w:rPr>
      </w:pPr>
      <w:r>
        <w:rPr>
          <w:rFonts w:ascii="方正姚体" w:eastAsia="华文中宋" w:hint="eastAsia"/>
          <w:bCs/>
          <w:sz w:val="32"/>
        </w:rPr>
        <w:lastRenderedPageBreak/>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927D5D">
        <w:trPr>
          <w:cantSplit/>
          <w:trHeight w:val="1185"/>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4"/>
              <w:jc w:val="center"/>
              <w:rPr>
                <w:rFonts w:hint="eastAsia"/>
              </w:rPr>
            </w:pPr>
          </w:p>
          <w:p w14:paraId="6EA84E3A" w14:textId="77777777" w:rsidR="00E813C7" w:rsidRDefault="00E813C7" w:rsidP="00E813C7">
            <w:pPr>
              <w:pStyle w:val="a4"/>
              <w:jc w:val="center"/>
              <w:rPr>
                <w:rFonts w:hint="eastAsia"/>
              </w:rPr>
            </w:pPr>
          </w:p>
          <w:p w14:paraId="49CDF537" w14:textId="77777777" w:rsidR="00E813C7" w:rsidRPr="00927D5D" w:rsidRDefault="00E813C7" w:rsidP="00E813C7">
            <w:pPr>
              <w:pStyle w:val="a4"/>
              <w:jc w:val="center"/>
              <w:rPr>
                <w:rFonts w:hint="eastAsia"/>
              </w:rPr>
            </w:pPr>
          </w:p>
          <w:p w14:paraId="7D451944" w14:textId="77777777" w:rsidR="00E813C7" w:rsidRDefault="00E813C7" w:rsidP="00E813C7">
            <w:pPr>
              <w:pStyle w:val="a4"/>
              <w:jc w:val="center"/>
              <w:rPr>
                <w:rFonts w:hint="eastAsia"/>
              </w:rPr>
            </w:pPr>
          </w:p>
          <w:p w14:paraId="5EE7412F" w14:textId="77777777" w:rsidR="00E813C7" w:rsidRDefault="00E813C7" w:rsidP="00E813C7">
            <w:pPr>
              <w:pStyle w:val="a4"/>
              <w:jc w:val="center"/>
              <w:rPr>
                <w:rFonts w:hint="eastAsia"/>
              </w:rPr>
            </w:pPr>
          </w:p>
          <w:p w14:paraId="68BC8F19" w14:textId="77777777" w:rsidR="00E813C7" w:rsidRDefault="006B6B45" w:rsidP="00556BBD">
            <w:pPr>
              <w:pStyle w:val="a4"/>
              <w:rPr>
                <w:rFonts w:hint="eastAsia"/>
              </w:rPr>
            </w:pPr>
            <w:r>
              <w:rPr>
                <w:rFonts w:hint="eastAsia"/>
              </w:rPr>
              <w:t xml:space="preserve">                                           </w:t>
            </w:r>
          </w:p>
          <w:p w14:paraId="24CAA8EC" w14:textId="77777777" w:rsidR="00E813C7" w:rsidRDefault="00E813C7" w:rsidP="00E813C7">
            <w:pPr>
              <w:pStyle w:val="a4"/>
              <w:jc w:val="center"/>
              <w:rPr>
                <w:rFonts w:hint="eastAsia"/>
              </w:rPr>
            </w:pPr>
          </w:p>
          <w:p w14:paraId="0DBF1C5C" w14:textId="77777777" w:rsidR="00E813C7" w:rsidRDefault="00E813C7" w:rsidP="00E813C7">
            <w:pPr>
              <w:pStyle w:val="a4"/>
              <w:jc w:val="center"/>
              <w:rPr>
                <w:rFonts w:hint="eastAsia"/>
              </w:rPr>
            </w:pPr>
          </w:p>
          <w:p w14:paraId="77AFB8DB" w14:textId="77777777" w:rsidR="00E813C7" w:rsidRDefault="00E813C7" w:rsidP="00E813C7">
            <w:pPr>
              <w:pStyle w:val="a4"/>
              <w:jc w:val="center"/>
              <w:rPr>
                <w:rFonts w:hint="eastAsia"/>
              </w:rPr>
            </w:pPr>
          </w:p>
          <w:p w14:paraId="40A2123F" w14:textId="77777777" w:rsidR="00E813C7" w:rsidRDefault="00E813C7" w:rsidP="00E813C7">
            <w:pPr>
              <w:jc w:val="center"/>
              <w:rPr>
                <w:rFonts w:ascii="宋体" w:hAnsi="宋体" w:hint="eastAsia"/>
                <w:sz w:val="24"/>
              </w:rPr>
            </w:pPr>
          </w:p>
          <w:p w14:paraId="24A2D327" w14:textId="77777777" w:rsidR="00E813C7" w:rsidRDefault="00E813C7" w:rsidP="00810A9F">
            <w:pPr>
              <w:jc w:val="right"/>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1752A4E0" w:rsidR="00E813C7" w:rsidRDefault="00E813C7" w:rsidP="00810A9F">
            <w:pPr>
              <w:jc w:val="right"/>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sidR="00810A9F">
              <w:rPr>
                <w:rFonts w:ascii="仿宋_GB2312" w:eastAsia="仿宋_GB2312"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588BF2A0" w:rsidR="00E813C7" w:rsidRDefault="00E813C7" w:rsidP="00810A9F">
            <w:pPr>
              <w:jc w:val="right"/>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2D933A85" w:rsidR="00E813C7" w:rsidRPr="006B6B45" w:rsidRDefault="00E813C7" w:rsidP="000B7D70">
      <w:pPr>
        <w:spacing w:beforeLines="50" w:before="156" w:line="240" w:lineRule="exact"/>
        <w:ind w:right="240"/>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Zixuan Zhou" w:date="2025-06-03T12:31:00Z" w:initials="ZZ">
    <w:p w14:paraId="14D34D84" w14:textId="77777777" w:rsidR="00C43636" w:rsidRDefault="00C43636" w:rsidP="00C43636">
      <w:pPr>
        <w:pStyle w:val="ad"/>
        <w:ind w:firstLineChars="0" w:firstLine="0"/>
      </w:pPr>
      <w:r>
        <w:rPr>
          <w:rStyle w:val="ac"/>
        </w:rPr>
        <w:annotationRef/>
      </w:r>
      <w:r>
        <w:rPr>
          <w:rFonts w:hint="eastAsia"/>
        </w:rPr>
        <w:t>把</w:t>
      </w:r>
      <w:r>
        <w:rPr>
          <w:rFonts w:hint="eastAsia"/>
        </w:rPr>
        <w:t>SRH</w:t>
      </w:r>
      <w:r>
        <w:rPr>
          <w:rFonts w:hint="eastAsia"/>
        </w:rPr>
        <w:t>删了，因为看了看没有必要</w:t>
      </w:r>
    </w:p>
  </w:comment>
  <w:comment w:id="9" w:author="Zixuan Zhou" w:date="2025-06-03T12:32:00Z" w:initials="ZZ">
    <w:p w14:paraId="2C72915E" w14:textId="77777777" w:rsidR="00C43636" w:rsidRDefault="00C43636" w:rsidP="00C43636">
      <w:pPr>
        <w:pStyle w:val="ad"/>
        <w:ind w:firstLineChars="0" w:firstLine="0"/>
      </w:pPr>
      <w:r>
        <w:rPr>
          <w:rStyle w:val="ac"/>
        </w:rPr>
        <w:annotationRef/>
      </w:r>
      <w:r>
        <w:rPr>
          <w:rFonts w:hint="eastAsia"/>
        </w:rPr>
        <w:t>把这里的</w:t>
      </w:r>
      <w:r>
        <w:rPr>
          <w:rFonts w:hint="eastAsia"/>
        </w:rPr>
        <w:t>UCG</w:t>
      </w:r>
      <w:r>
        <w:rPr>
          <w:rFonts w:hint="eastAsia"/>
        </w:rPr>
        <w:t>也删了</w:t>
      </w:r>
    </w:p>
  </w:comment>
  <w:comment w:id="20" w:author="Zixuan Zhou" w:date="2025-06-03T12:32:00Z" w:initials="ZZ">
    <w:p w14:paraId="74DFB44C" w14:textId="77777777" w:rsidR="00C43636" w:rsidRDefault="00C43636" w:rsidP="00C43636">
      <w:pPr>
        <w:pStyle w:val="ad"/>
        <w:ind w:firstLineChars="0" w:firstLine="0"/>
      </w:pPr>
      <w:r>
        <w:rPr>
          <w:rStyle w:val="ac"/>
        </w:rPr>
        <w:annotationRef/>
      </w:r>
      <w:r>
        <w:rPr>
          <w:rFonts w:hint="eastAsia"/>
        </w:rPr>
        <w:t>把团队都改成</w:t>
      </w:r>
      <w:r>
        <w:rPr>
          <w:rFonts w:hint="eastAsia"/>
        </w:rPr>
        <w:t xml:space="preserve"> </w:t>
      </w:r>
      <w:r>
        <w:rPr>
          <w:rFonts w:hint="eastAsia"/>
        </w:rPr>
        <w:t>本研究或类似表述了</w:t>
      </w:r>
    </w:p>
  </w:comment>
  <w:comment w:id="42" w:author="Zixuan Zhou" w:date="2025-06-03T12:32:00Z" w:initials="ZZ">
    <w:p w14:paraId="11B74304" w14:textId="77777777" w:rsidR="00C43636" w:rsidRDefault="00C43636" w:rsidP="00C43636">
      <w:pPr>
        <w:pStyle w:val="ad"/>
        <w:ind w:firstLineChars="0" w:firstLine="0"/>
      </w:pPr>
      <w:r>
        <w:rPr>
          <w:rStyle w:val="ac"/>
        </w:rPr>
        <w:annotationRef/>
      </w:r>
      <w:r>
        <w:rPr>
          <w:rFonts w:hint="eastAsia"/>
        </w:rPr>
        <w:t>把这里调整成一段式了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D34D84" w15:done="0"/>
  <w15:commentEx w15:paraId="2C72915E" w15:done="0"/>
  <w15:commentEx w15:paraId="74DFB44C" w15:done="0"/>
  <w15:commentEx w15:paraId="11B743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CEC5D9" w16cex:dateUtc="2025-06-03T04:31:00Z"/>
  <w16cex:commentExtensible w16cex:durableId="5C645C6B" w16cex:dateUtc="2025-06-03T04:32:00Z"/>
  <w16cex:commentExtensible w16cex:durableId="4975006D" w16cex:dateUtc="2025-06-03T04:32:00Z"/>
  <w16cex:commentExtensible w16cex:durableId="3E0278A9" w16cex:dateUtc="2025-06-03T0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D34D84" w16cid:durableId="26CEC5D9"/>
  <w16cid:commentId w16cid:paraId="2C72915E" w16cid:durableId="5C645C6B"/>
  <w16cid:commentId w16cid:paraId="74DFB44C" w16cid:durableId="4975006D"/>
  <w16cid:commentId w16cid:paraId="11B74304" w16cid:durableId="3E0278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0550C" w14:textId="77777777" w:rsidR="00B340B5" w:rsidRDefault="00B340B5" w:rsidP="00F53458">
      <w:r>
        <w:separator/>
      </w:r>
    </w:p>
  </w:endnote>
  <w:endnote w:type="continuationSeparator" w:id="0">
    <w:p w14:paraId="19202C40" w14:textId="77777777" w:rsidR="00B340B5" w:rsidRDefault="00B340B5" w:rsidP="00F53458">
      <w:r>
        <w:continuationSeparator/>
      </w:r>
    </w:p>
  </w:endnote>
  <w:endnote w:type="continuationNotice" w:id="1">
    <w:p w14:paraId="135A7873" w14:textId="77777777" w:rsidR="00B340B5" w:rsidRDefault="00B340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方正姚体">
    <w:panose1 w:val="02010601030101010101"/>
    <w:charset w:val="86"/>
    <w:family w:val="auto"/>
    <w:pitch w:val="variable"/>
    <w:sig w:usb0="00000003" w:usb1="080E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1D28" w14:textId="77777777" w:rsidR="00B340B5" w:rsidRDefault="00B340B5" w:rsidP="00F53458">
      <w:r>
        <w:separator/>
      </w:r>
    </w:p>
  </w:footnote>
  <w:footnote w:type="continuationSeparator" w:id="0">
    <w:p w14:paraId="3F6A1F90" w14:textId="77777777" w:rsidR="00B340B5" w:rsidRDefault="00B340B5" w:rsidP="00F53458">
      <w:r>
        <w:continuationSeparator/>
      </w:r>
    </w:p>
  </w:footnote>
  <w:footnote w:type="continuationNotice" w:id="1">
    <w:p w14:paraId="54385834" w14:textId="77777777" w:rsidR="00B340B5" w:rsidRDefault="00B340B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60504C"/>
    <w:multiLevelType w:val="hybridMultilevel"/>
    <w:tmpl w:val="BD4EC8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21115409"/>
    <w:multiLevelType w:val="multilevel"/>
    <w:tmpl w:val="686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917DA"/>
    <w:multiLevelType w:val="hybridMultilevel"/>
    <w:tmpl w:val="D1621660"/>
    <w:lvl w:ilvl="0" w:tplc="045237E6">
      <w:start w:val="1"/>
      <w:numFmt w:val="decimal"/>
      <w:lvlText w:val="(%1)"/>
      <w:lvlJc w:val="left"/>
      <w:pPr>
        <w:ind w:left="862" w:hanging="440"/>
      </w:pPr>
      <w:rPr>
        <w:rFonts w:hint="eastAsia"/>
        <w:b w:val="0"/>
        <w:bCs w:val="0"/>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7"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7BB5818"/>
    <w:multiLevelType w:val="multilevel"/>
    <w:tmpl w:val="95B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5A6507C"/>
    <w:multiLevelType w:val="multilevel"/>
    <w:tmpl w:val="C5FC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41EC8"/>
    <w:multiLevelType w:val="hybridMultilevel"/>
    <w:tmpl w:val="E01AF024"/>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9814940"/>
    <w:multiLevelType w:val="hybridMultilevel"/>
    <w:tmpl w:val="0868F5F6"/>
    <w:lvl w:ilvl="0" w:tplc="FCACEA72">
      <w:start w:val="1"/>
      <w:numFmt w:val="decimal"/>
      <w:lvlText w:val="(%1)"/>
      <w:lvlJc w:val="left"/>
      <w:pPr>
        <w:ind w:left="862" w:hanging="440"/>
      </w:pPr>
      <w:rPr>
        <w:rFonts w:hint="eastAsia"/>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19"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6D80F5E"/>
    <w:multiLevelType w:val="hybridMultilevel"/>
    <w:tmpl w:val="48426200"/>
    <w:lvl w:ilvl="0" w:tplc="088C39A8">
      <w:start w:val="1"/>
      <w:numFmt w:val="decimal"/>
      <w:pStyle w:val="a"/>
      <w:lvlText w:val="(%1)"/>
      <w:lvlJc w:val="left"/>
      <w:pPr>
        <w:ind w:left="882" w:hanging="440"/>
      </w:p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2" w15:restartNumberingAfterBreak="0">
    <w:nsid w:val="46E049FE"/>
    <w:multiLevelType w:val="hybridMultilevel"/>
    <w:tmpl w:val="CCFA37A8"/>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3"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4D4523A8"/>
    <w:multiLevelType w:val="hybridMultilevel"/>
    <w:tmpl w:val="560443AA"/>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5"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4F6806BC"/>
    <w:multiLevelType w:val="hybridMultilevel"/>
    <w:tmpl w:val="22F0A090"/>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7" w15:restartNumberingAfterBreak="0">
    <w:nsid w:val="51712ACB"/>
    <w:multiLevelType w:val="hybridMultilevel"/>
    <w:tmpl w:val="EDB6DD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1945168"/>
    <w:multiLevelType w:val="hybridMultilevel"/>
    <w:tmpl w:val="9E8008B4"/>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9"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884789D"/>
    <w:multiLevelType w:val="hybridMultilevel"/>
    <w:tmpl w:val="920A2574"/>
    <w:lvl w:ilvl="0" w:tplc="360489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642659E6"/>
    <w:multiLevelType w:val="hybridMultilevel"/>
    <w:tmpl w:val="3390795C"/>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4" w15:restartNumberingAfterBreak="0">
    <w:nsid w:val="6B543BD1"/>
    <w:multiLevelType w:val="multilevel"/>
    <w:tmpl w:val="F60C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A6311"/>
    <w:multiLevelType w:val="hybridMultilevel"/>
    <w:tmpl w:val="AD58B100"/>
    <w:lvl w:ilvl="0" w:tplc="360489CA">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8"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766C571A"/>
    <w:multiLevelType w:val="hybridMultilevel"/>
    <w:tmpl w:val="BD4EC8A0"/>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12"/>
  </w:num>
  <w:num w:numId="2" w16cid:durableId="429089981">
    <w:abstractNumId w:val="36"/>
  </w:num>
  <w:num w:numId="3" w16cid:durableId="821432825">
    <w:abstractNumId w:val="15"/>
  </w:num>
  <w:num w:numId="4" w16cid:durableId="846018899">
    <w:abstractNumId w:val="29"/>
  </w:num>
  <w:num w:numId="5" w16cid:durableId="1347633304">
    <w:abstractNumId w:val="23"/>
  </w:num>
  <w:num w:numId="6" w16cid:durableId="138962296">
    <w:abstractNumId w:val="38"/>
  </w:num>
  <w:num w:numId="7" w16cid:durableId="1966688788">
    <w:abstractNumId w:val="7"/>
  </w:num>
  <w:num w:numId="8" w16cid:durableId="27294802">
    <w:abstractNumId w:val="10"/>
  </w:num>
  <w:num w:numId="9" w16cid:durableId="1884519257">
    <w:abstractNumId w:val="35"/>
  </w:num>
  <w:num w:numId="10" w16cid:durableId="621375681">
    <w:abstractNumId w:val="40"/>
  </w:num>
  <w:num w:numId="11" w16cid:durableId="514927923">
    <w:abstractNumId w:val="20"/>
  </w:num>
  <w:num w:numId="12" w16cid:durableId="1606497403">
    <w:abstractNumId w:val="0"/>
  </w:num>
  <w:num w:numId="13" w16cid:durableId="1395854576">
    <w:abstractNumId w:val="39"/>
  </w:num>
  <w:num w:numId="14" w16cid:durableId="1459377306">
    <w:abstractNumId w:val="30"/>
  </w:num>
  <w:num w:numId="15" w16cid:durableId="1465850174">
    <w:abstractNumId w:val="3"/>
  </w:num>
  <w:num w:numId="16" w16cid:durableId="1980646655">
    <w:abstractNumId w:val="8"/>
  </w:num>
  <w:num w:numId="17" w16cid:durableId="503478021">
    <w:abstractNumId w:val="32"/>
  </w:num>
  <w:num w:numId="18" w16cid:durableId="76176711">
    <w:abstractNumId w:val="14"/>
  </w:num>
  <w:num w:numId="19" w16cid:durableId="1798522962">
    <w:abstractNumId w:val="19"/>
  </w:num>
  <w:num w:numId="20" w16cid:durableId="666592699">
    <w:abstractNumId w:val="2"/>
  </w:num>
  <w:num w:numId="21" w16cid:durableId="74909831">
    <w:abstractNumId w:val="25"/>
  </w:num>
  <w:num w:numId="22" w16cid:durableId="1400858425">
    <w:abstractNumId w:val="13"/>
  </w:num>
  <w:num w:numId="23" w16cid:durableId="1850486801">
    <w:abstractNumId w:val="11"/>
  </w:num>
  <w:num w:numId="24" w16cid:durableId="68624829">
    <w:abstractNumId w:val="1"/>
  </w:num>
  <w:num w:numId="25" w16cid:durableId="416219174">
    <w:abstractNumId w:val="31"/>
  </w:num>
  <w:num w:numId="26" w16cid:durableId="1680423837">
    <w:abstractNumId w:val="16"/>
  </w:num>
  <w:num w:numId="27" w16cid:durableId="1528711929">
    <w:abstractNumId w:val="37"/>
  </w:num>
  <w:num w:numId="28" w16cid:durableId="1960984641">
    <w:abstractNumId w:val="22"/>
  </w:num>
  <w:num w:numId="29" w16cid:durableId="1525747894">
    <w:abstractNumId w:val="28"/>
  </w:num>
  <w:num w:numId="30" w16cid:durableId="75908722">
    <w:abstractNumId w:val="5"/>
  </w:num>
  <w:num w:numId="31" w16cid:durableId="1235043621">
    <w:abstractNumId w:val="24"/>
  </w:num>
  <w:num w:numId="32" w16cid:durableId="1471944099">
    <w:abstractNumId w:val="9"/>
  </w:num>
  <w:num w:numId="33" w16cid:durableId="358238164">
    <w:abstractNumId w:val="26"/>
  </w:num>
  <w:num w:numId="34" w16cid:durableId="1808624360">
    <w:abstractNumId w:val="34"/>
  </w:num>
  <w:num w:numId="35" w16cid:durableId="280692858">
    <w:abstractNumId w:val="33"/>
  </w:num>
  <w:num w:numId="36" w16cid:durableId="1415542588">
    <w:abstractNumId w:val="18"/>
  </w:num>
  <w:num w:numId="37" w16cid:durableId="951286672">
    <w:abstractNumId w:val="4"/>
  </w:num>
  <w:num w:numId="38" w16cid:durableId="929891178">
    <w:abstractNumId w:val="21"/>
  </w:num>
  <w:num w:numId="39" w16cid:durableId="1851332261">
    <w:abstractNumId w:val="21"/>
    <w:lvlOverride w:ilvl="0">
      <w:startOverride w:val="1"/>
    </w:lvlOverride>
  </w:num>
  <w:num w:numId="40" w16cid:durableId="354696470">
    <w:abstractNumId w:val="21"/>
    <w:lvlOverride w:ilvl="0">
      <w:startOverride w:val="1"/>
    </w:lvlOverride>
  </w:num>
  <w:num w:numId="41" w16cid:durableId="1374111592">
    <w:abstractNumId w:val="6"/>
  </w:num>
  <w:num w:numId="42" w16cid:durableId="1747918173">
    <w:abstractNumId w:val="21"/>
    <w:lvlOverride w:ilvl="0">
      <w:startOverride w:val="1"/>
    </w:lvlOverride>
  </w:num>
  <w:num w:numId="43" w16cid:durableId="1899171694">
    <w:abstractNumId w:val="21"/>
    <w:lvlOverride w:ilvl="0">
      <w:startOverride w:val="1"/>
    </w:lvlOverride>
  </w:num>
  <w:num w:numId="44" w16cid:durableId="112402797">
    <w:abstractNumId w:val="21"/>
    <w:lvlOverride w:ilvl="0">
      <w:startOverride w:val="1"/>
    </w:lvlOverride>
  </w:num>
  <w:num w:numId="45" w16cid:durableId="63844619">
    <w:abstractNumId w:val="21"/>
    <w:lvlOverride w:ilvl="0">
      <w:startOverride w:val="1"/>
    </w:lvlOverride>
  </w:num>
  <w:num w:numId="46" w16cid:durableId="1028796129">
    <w:abstractNumId w:val="21"/>
    <w:lvlOverride w:ilvl="0">
      <w:startOverride w:val="1"/>
    </w:lvlOverride>
  </w:num>
  <w:num w:numId="47" w16cid:durableId="1206479435">
    <w:abstractNumId w:val="21"/>
    <w:lvlOverride w:ilvl="0">
      <w:startOverride w:val="1"/>
    </w:lvlOverride>
  </w:num>
  <w:num w:numId="48" w16cid:durableId="204946170">
    <w:abstractNumId w:val="27"/>
  </w:num>
  <w:num w:numId="49" w16cid:durableId="82983034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5135B"/>
    <w:rsid w:val="00057AD7"/>
    <w:rsid w:val="00075CA7"/>
    <w:rsid w:val="00077950"/>
    <w:rsid w:val="00087C2F"/>
    <w:rsid w:val="000A53E5"/>
    <w:rsid w:val="000B00E3"/>
    <w:rsid w:val="000B399A"/>
    <w:rsid w:val="000B7D70"/>
    <w:rsid w:val="00107FF7"/>
    <w:rsid w:val="0011000A"/>
    <w:rsid w:val="0011122B"/>
    <w:rsid w:val="0015502B"/>
    <w:rsid w:val="00163827"/>
    <w:rsid w:val="00163ABE"/>
    <w:rsid w:val="001A10C4"/>
    <w:rsid w:val="001B2DE5"/>
    <w:rsid w:val="001D67AD"/>
    <w:rsid w:val="0020730D"/>
    <w:rsid w:val="0021193E"/>
    <w:rsid w:val="002517D2"/>
    <w:rsid w:val="00263642"/>
    <w:rsid w:val="00297BFA"/>
    <w:rsid w:val="002A3A60"/>
    <w:rsid w:val="00302D50"/>
    <w:rsid w:val="00315100"/>
    <w:rsid w:val="003171FA"/>
    <w:rsid w:val="0037554A"/>
    <w:rsid w:val="00392180"/>
    <w:rsid w:val="00392B88"/>
    <w:rsid w:val="003A1388"/>
    <w:rsid w:val="003B4FD9"/>
    <w:rsid w:val="003C6D37"/>
    <w:rsid w:val="003E5160"/>
    <w:rsid w:val="0041537C"/>
    <w:rsid w:val="00436083"/>
    <w:rsid w:val="00465E12"/>
    <w:rsid w:val="00474414"/>
    <w:rsid w:val="004A6937"/>
    <w:rsid w:val="004E1B04"/>
    <w:rsid w:val="004E269F"/>
    <w:rsid w:val="004E4B10"/>
    <w:rsid w:val="004E58A4"/>
    <w:rsid w:val="00514622"/>
    <w:rsid w:val="00523691"/>
    <w:rsid w:val="00533F94"/>
    <w:rsid w:val="00547AA8"/>
    <w:rsid w:val="00556BBD"/>
    <w:rsid w:val="00570948"/>
    <w:rsid w:val="00586529"/>
    <w:rsid w:val="00587B28"/>
    <w:rsid w:val="005A06B7"/>
    <w:rsid w:val="005A1F74"/>
    <w:rsid w:val="005A5A3F"/>
    <w:rsid w:val="005B1682"/>
    <w:rsid w:val="005E078D"/>
    <w:rsid w:val="005F5531"/>
    <w:rsid w:val="005F6EAF"/>
    <w:rsid w:val="006226E6"/>
    <w:rsid w:val="00624F00"/>
    <w:rsid w:val="0064284B"/>
    <w:rsid w:val="00643806"/>
    <w:rsid w:val="00645E22"/>
    <w:rsid w:val="00657202"/>
    <w:rsid w:val="00690ABD"/>
    <w:rsid w:val="006B6B45"/>
    <w:rsid w:val="006D32AA"/>
    <w:rsid w:val="007204E4"/>
    <w:rsid w:val="00727695"/>
    <w:rsid w:val="00736F42"/>
    <w:rsid w:val="00740B8C"/>
    <w:rsid w:val="00766314"/>
    <w:rsid w:val="00776995"/>
    <w:rsid w:val="00790F51"/>
    <w:rsid w:val="007936AA"/>
    <w:rsid w:val="007C3703"/>
    <w:rsid w:val="00801F0E"/>
    <w:rsid w:val="00805983"/>
    <w:rsid w:val="0080655E"/>
    <w:rsid w:val="00810441"/>
    <w:rsid w:val="00810A9F"/>
    <w:rsid w:val="0081349F"/>
    <w:rsid w:val="00821A0F"/>
    <w:rsid w:val="00856A51"/>
    <w:rsid w:val="008877A7"/>
    <w:rsid w:val="008B2459"/>
    <w:rsid w:val="008E4A80"/>
    <w:rsid w:val="008E4FD6"/>
    <w:rsid w:val="008F7B60"/>
    <w:rsid w:val="0092141E"/>
    <w:rsid w:val="00921A7D"/>
    <w:rsid w:val="00927D5D"/>
    <w:rsid w:val="00941225"/>
    <w:rsid w:val="009744EA"/>
    <w:rsid w:val="009750BB"/>
    <w:rsid w:val="009D482A"/>
    <w:rsid w:val="009D7CEE"/>
    <w:rsid w:val="009E3C67"/>
    <w:rsid w:val="00A0138E"/>
    <w:rsid w:val="00A0186D"/>
    <w:rsid w:val="00A15B47"/>
    <w:rsid w:val="00A402F1"/>
    <w:rsid w:val="00AA000A"/>
    <w:rsid w:val="00AA54CD"/>
    <w:rsid w:val="00AB54EA"/>
    <w:rsid w:val="00AB75ED"/>
    <w:rsid w:val="00AE7895"/>
    <w:rsid w:val="00AF1A5D"/>
    <w:rsid w:val="00B340B5"/>
    <w:rsid w:val="00B54522"/>
    <w:rsid w:val="00B62D1C"/>
    <w:rsid w:val="00B96268"/>
    <w:rsid w:val="00BC75AB"/>
    <w:rsid w:val="00BD2E38"/>
    <w:rsid w:val="00BE6D34"/>
    <w:rsid w:val="00C43636"/>
    <w:rsid w:val="00C51A5D"/>
    <w:rsid w:val="00C60738"/>
    <w:rsid w:val="00C651AE"/>
    <w:rsid w:val="00C7023F"/>
    <w:rsid w:val="00C72536"/>
    <w:rsid w:val="00C92686"/>
    <w:rsid w:val="00C94689"/>
    <w:rsid w:val="00CA4C29"/>
    <w:rsid w:val="00CD4A47"/>
    <w:rsid w:val="00CD654E"/>
    <w:rsid w:val="00CE2AC2"/>
    <w:rsid w:val="00D34EAC"/>
    <w:rsid w:val="00D41897"/>
    <w:rsid w:val="00DA0548"/>
    <w:rsid w:val="00E247B2"/>
    <w:rsid w:val="00E52E36"/>
    <w:rsid w:val="00E75A21"/>
    <w:rsid w:val="00E813C7"/>
    <w:rsid w:val="00EB205C"/>
    <w:rsid w:val="00ED5071"/>
    <w:rsid w:val="00EE3B06"/>
    <w:rsid w:val="00EE4A43"/>
    <w:rsid w:val="00EE4A9C"/>
    <w:rsid w:val="00F53458"/>
    <w:rsid w:val="00FA7D13"/>
    <w:rsid w:val="00FB78A3"/>
    <w:rsid w:val="00FC0A2B"/>
    <w:rsid w:val="00FC3FA0"/>
    <w:rsid w:val="00FE3C90"/>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813C7"/>
    <w:pPr>
      <w:widowControl w:val="0"/>
      <w:jc w:val="both"/>
    </w:pPr>
    <w:rPr>
      <w:kern w:val="2"/>
      <w:sz w:val="21"/>
      <w:szCs w:val="24"/>
    </w:rPr>
  </w:style>
  <w:style w:type="paragraph" w:styleId="1">
    <w:name w:val="heading 1"/>
    <w:next w:val="a0"/>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0"/>
    <w:link w:val="20"/>
    <w:uiPriority w:val="9"/>
    <w:unhideWhenUsed/>
    <w:qFormat/>
    <w:rsid w:val="00392180"/>
    <w:pPr>
      <w:keepNext/>
      <w:keepLines/>
      <w:numPr>
        <w:ilvl w:val="1"/>
        <w:numId w:val="1"/>
      </w:numPr>
      <w:spacing w:beforeLines="50" w:before="50" w:afterLines="50" w:after="50"/>
      <w:outlineLvl w:val="1"/>
    </w:pPr>
    <w:rPr>
      <w:rFonts w:cstheme="majorBidi"/>
      <w:b/>
      <w:bCs/>
      <w:kern w:val="2"/>
      <w:sz w:val="30"/>
      <w:szCs w:val="32"/>
    </w:rPr>
  </w:style>
  <w:style w:type="paragraph" w:styleId="3">
    <w:name w:val="heading 3"/>
    <w:next w:val="a0"/>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rsid w:val="00E813C7"/>
    <w:pPr>
      <w:widowControl/>
      <w:spacing w:before="100" w:beforeAutospacing="1" w:after="100" w:afterAutospacing="1"/>
      <w:jc w:val="left"/>
    </w:pPr>
    <w:rPr>
      <w:rFonts w:ascii="宋体" w:hAnsi="宋体" w:cs="宋体"/>
      <w:color w:val="000000"/>
      <w:kern w:val="0"/>
      <w:sz w:val="18"/>
      <w:szCs w:val="18"/>
    </w:rPr>
  </w:style>
  <w:style w:type="paragraph" w:styleId="a5">
    <w:name w:val="header"/>
    <w:basedOn w:val="a0"/>
    <w:link w:val="a6"/>
    <w:rsid w:val="00F534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rsid w:val="00F53458"/>
    <w:rPr>
      <w:kern w:val="2"/>
      <w:sz w:val="18"/>
      <w:szCs w:val="18"/>
    </w:rPr>
  </w:style>
  <w:style w:type="paragraph" w:styleId="a7">
    <w:name w:val="footer"/>
    <w:basedOn w:val="a0"/>
    <w:link w:val="a8"/>
    <w:rsid w:val="00F53458"/>
    <w:pPr>
      <w:tabs>
        <w:tab w:val="center" w:pos="4153"/>
        <w:tab w:val="right" w:pos="8306"/>
      </w:tabs>
      <w:snapToGrid w:val="0"/>
      <w:jc w:val="left"/>
    </w:pPr>
    <w:rPr>
      <w:sz w:val="18"/>
      <w:szCs w:val="18"/>
    </w:rPr>
  </w:style>
  <w:style w:type="character" w:customStyle="1" w:styleId="a8">
    <w:name w:val="页脚 字符"/>
    <w:basedOn w:val="a1"/>
    <w:link w:val="a7"/>
    <w:rsid w:val="00F53458"/>
    <w:rPr>
      <w:kern w:val="2"/>
      <w:sz w:val="18"/>
      <w:szCs w:val="18"/>
    </w:rPr>
  </w:style>
  <w:style w:type="character" w:customStyle="1" w:styleId="10">
    <w:name w:val="标题 1 字符"/>
    <w:basedOn w:val="a1"/>
    <w:link w:val="1"/>
    <w:uiPriority w:val="9"/>
    <w:rsid w:val="00392180"/>
    <w:rPr>
      <w:rFonts w:eastAsiaTheme="majorEastAsia" w:cstheme="minorBidi"/>
      <w:b/>
      <w:bCs/>
      <w:kern w:val="44"/>
      <w:sz w:val="36"/>
      <w:szCs w:val="44"/>
    </w:rPr>
  </w:style>
  <w:style w:type="character" w:customStyle="1" w:styleId="20">
    <w:name w:val="标题 2 字符"/>
    <w:basedOn w:val="a1"/>
    <w:link w:val="2"/>
    <w:uiPriority w:val="9"/>
    <w:rsid w:val="00392180"/>
    <w:rPr>
      <w:rFonts w:cstheme="majorBidi"/>
      <w:b/>
      <w:bCs/>
      <w:kern w:val="2"/>
      <w:sz w:val="30"/>
      <w:szCs w:val="32"/>
    </w:rPr>
  </w:style>
  <w:style w:type="character" w:customStyle="1" w:styleId="30">
    <w:name w:val="标题 3 字符"/>
    <w:basedOn w:val="a1"/>
    <w:link w:val="3"/>
    <w:uiPriority w:val="9"/>
    <w:rsid w:val="00392180"/>
    <w:rPr>
      <w:rFonts w:cstheme="minorBidi"/>
      <w:b/>
      <w:bCs/>
      <w:kern w:val="2"/>
      <w:sz w:val="24"/>
      <w:szCs w:val="32"/>
    </w:rPr>
  </w:style>
  <w:style w:type="paragraph" w:styleId="a9">
    <w:name w:val="Bibliography"/>
    <w:basedOn w:val="a0"/>
    <w:next w:val="a0"/>
    <w:uiPriority w:val="37"/>
    <w:unhideWhenUsed/>
    <w:rsid w:val="00392180"/>
    <w:pPr>
      <w:spacing w:line="400" w:lineRule="exact"/>
      <w:ind w:firstLineChars="200" w:firstLine="200"/>
    </w:pPr>
    <w:rPr>
      <w:rFonts w:cstheme="minorBidi"/>
      <w:sz w:val="24"/>
      <w:szCs w:val="21"/>
    </w:rPr>
  </w:style>
  <w:style w:type="paragraph" w:customStyle="1" w:styleId="aa">
    <w:name w:val="参考文献"/>
    <w:link w:val="ab"/>
    <w:qFormat/>
    <w:rsid w:val="00392180"/>
    <w:pPr>
      <w:jc w:val="center"/>
      <w:outlineLvl w:val="0"/>
    </w:pPr>
    <w:rPr>
      <w:rFonts w:cstheme="minorBidi"/>
      <w:b/>
      <w:kern w:val="2"/>
      <w:sz w:val="24"/>
      <w:szCs w:val="21"/>
    </w:rPr>
  </w:style>
  <w:style w:type="character" w:customStyle="1" w:styleId="ab">
    <w:name w:val="参考文献 字符"/>
    <w:basedOn w:val="a1"/>
    <w:link w:val="aa"/>
    <w:rsid w:val="00392180"/>
    <w:rPr>
      <w:rFonts w:cstheme="minorBidi"/>
      <w:b/>
      <w:kern w:val="2"/>
      <w:sz w:val="24"/>
      <w:szCs w:val="21"/>
    </w:rPr>
  </w:style>
  <w:style w:type="character" w:styleId="ac">
    <w:name w:val="annotation reference"/>
    <w:basedOn w:val="a1"/>
    <w:uiPriority w:val="99"/>
    <w:unhideWhenUsed/>
    <w:rsid w:val="00392180"/>
    <w:rPr>
      <w:sz w:val="21"/>
      <w:szCs w:val="21"/>
    </w:rPr>
  </w:style>
  <w:style w:type="paragraph" w:styleId="ad">
    <w:name w:val="annotation text"/>
    <w:basedOn w:val="a0"/>
    <w:link w:val="ae"/>
    <w:uiPriority w:val="99"/>
    <w:unhideWhenUsed/>
    <w:rsid w:val="00392180"/>
    <w:pPr>
      <w:spacing w:line="400" w:lineRule="exact"/>
      <w:ind w:firstLineChars="200" w:firstLine="200"/>
      <w:jc w:val="left"/>
    </w:pPr>
    <w:rPr>
      <w:rFonts w:cstheme="minorBidi"/>
      <w:sz w:val="24"/>
      <w:szCs w:val="21"/>
    </w:rPr>
  </w:style>
  <w:style w:type="character" w:customStyle="1" w:styleId="ae">
    <w:name w:val="批注文字 字符"/>
    <w:basedOn w:val="a1"/>
    <w:link w:val="ad"/>
    <w:uiPriority w:val="99"/>
    <w:rsid w:val="00392180"/>
    <w:rPr>
      <w:rFonts w:cstheme="minorBidi"/>
      <w:kern w:val="2"/>
      <w:sz w:val="24"/>
      <w:szCs w:val="21"/>
    </w:rPr>
  </w:style>
  <w:style w:type="paragraph" w:styleId="af">
    <w:name w:val="List Paragraph"/>
    <w:basedOn w:val="a0"/>
    <w:uiPriority w:val="34"/>
    <w:qFormat/>
    <w:rsid w:val="00297BFA"/>
    <w:pPr>
      <w:spacing w:line="400" w:lineRule="exact"/>
      <w:ind w:firstLineChars="200" w:firstLine="420"/>
    </w:pPr>
    <w:rPr>
      <w:rFonts w:cstheme="minorBidi"/>
      <w:sz w:val="24"/>
      <w:szCs w:val="21"/>
    </w:rPr>
  </w:style>
  <w:style w:type="paragraph" w:styleId="af0">
    <w:name w:val="caption"/>
    <w:next w:val="a0"/>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1">
    <w:name w:val="Revision"/>
    <w:hidden/>
    <w:uiPriority w:val="99"/>
    <w:semiHidden/>
    <w:rsid w:val="0011122B"/>
    <w:rPr>
      <w:kern w:val="2"/>
      <w:sz w:val="21"/>
      <w:szCs w:val="24"/>
    </w:rPr>
  </w:style>
  <w:style w:type="paragraph" w:customStyle="1" w:styleId="altz">
    <w:name w:val="正文 alt+z"/>
    <w:basedOn w:val="a0"/>
    <w:link w:val="altz0"/>
    <w:qFormat/>
    <w:rsid w:val="005F5531"/>
    <w:pPr>
      <w:ind w:firstLineChars="200" w:firstLine="200"/>
    </w:pPr>
  </w:style>
  <w:style w:type="character" w:customStyle="1" w:styleId="altz0">
    <w:name w:val="正文 alt+z 字符"/>
    <w:basedOn w:val="a1"/>
    <w:link w:val="altz"/>
    <w:rsid w:val="005F5531"/>
    <w:rPr>
      <w:kern w:val="2"/>
      <w:sz w:val="21"/>
      <w:szCs w:val="24"/>
    </w:rPr>
  </w:style>
  <w:style w:type="character" w:styleId="af2">
    <w:name w:val="Hyperlink"/>
    <w:basedOn w:val="a1"/>
    <w:rsid w:val="004E1B04"/>
    <w:rPr>
      <w:color w:val="0563C1" w:themeColor="hyperlink"/>
      <w:u w:val="single"/>
    </w:rPr>
  </w:style>
  <w:style w:type="character" w:styleId="af3">
    <w:name w:val="Unresolved Mention"/>
    <w:basedOn w:val="a1"/>
    <w:uiPriority w:val="99"/>
    <w:semiHidden/>
    <w:unhideWhenUsed/>
    <w:rsid w:val="004E1B04"/>
    <w:rPr>
      <w:color w:val="605E5C"/>
      <w:shd w:val="clear" w:color="auto" w:fill="E1DFDD"/>
    </w:rPr>
  </w:style>
  <w:style w:type="paragraph" w:styleId="af4">
    <w:name w:val="endnote text"/>
    <w:basedOn w:val="a0"/>
    <w:link w:val="af5"/>
    <w:rsid w:val="004E1B04"/>
    <w:pPr>
      <w:snapToGrid w:val="0"/>
      <w:jc w:val="left"/>
    </w:pPr>
  </w:style>
  <w:style w:type="character" w:customStyle="1" w:styleId="af5">
    <w:name w:val="尾注文本 字符"/>
    <w:basedOn w:val="a1"/>
    <w:link w:val="af4"/>
    <w:rsid w:val="004E1B04"/>
    <w:rPr>
      <w:kern w:val="2"/>
      <w:sz w:val="21"/>
      <w:szCs w:val="24"/>
    </w:rPr>
  </w:style>
  <w:style w:type="character" w:styleId="af6">
    <w:name w:val="endnote reference"/>
    <w:basedOn w:val="a1"/>
    <w:rsid w:val="004E1B04"/>
    <w:rPr>
      <w:vertAlign w:val="superscript"/>
    </w:rPr>
  </w:style>
  <w:style w:type="paragraph" w:styleId="af7">
    <w:name w:val="footnote text"/>
    <w:basedOn w:val="a0"/>
    <w:link w:val="af8"/>
    <w:rsid w:val="00810441"/>
    <w:pPr>
      <w:snapToGrid w:val="0"/>
      <w:jc w:val="left"/>
    </w:pPr>
    <w:rPr>
      <w:sz w:val="18"/>
      <w:szCs w:val="18"/>
    </w:rPr>
  </w:style>
  <w:style w:type="character" w:customStyle="1" w:styleId="af8">
    <w:name w:val="脚注文本 字符"/>
    <w:basedOn w:val="a1"/>
    <w:link w:val="af7"/>
    <w:rsid w:val="00810441"/>
    <w:rPr>
      <w:kern w:val="2"/>
      <w:sz w:val="18"/>
      <w:szCs w:val="18"/>
    </w:rPr>
  </w:style>
  <w:style w:type="character" w:styleId="af9">
    <w:name w:val="footnote reference"/>
    <w:basedOn w:val="a1"/>
    <w:rsid w:val="00810441"/>
    <w:rPr>
      <w:vertAlign w:val="superscript"/>
    </w:rPr>
  </w:style>
  <w:style w:type="character" w:styleId="afa">
    <w:name w:val="Strong"/>
    <w:basedOn w:val="a1"/>
    <w:uiPriority w:val="22"/>
    <w:qFormat/>
    <w:rsid w:val="0011000A"/>
    <w:rPr>
      <w:b/>
      <w:bCs/>
    </w:rPr>
  </w:style>
  <w:style w:type="paragraph" w:customStyle="1" w:styleId="a">
    <w:name w:val="条目表"/>
    <w:basedOn w:val="altz"/>
    <w:link w:val="afb"/>
    <w:qFormat/>
    <w:rsid w:val="005A5A3F"/>
    <w:pPr>
      <w:numPr>
        <w:numId w:val="38"/>
      </w:numPr>
      <w:spacing w:beforeLines="50" w:before="50"/>
      <w:ind w:left="884" w:firstLineChars="0" w:hanging="442"/>
    </w:pPr>
    <w:rPr>
      <w:sz w:val="24"/>
    </w:rPr>
  </w:style>
  <w:style w:type="character" w:customStyle="1" w:styleId="afb">
    <w:name w:val="条目表 字符"/>
    <w:basedOn w:val="altz0"/>
    <w:link w:val="a"/>
    <w:rsid w:val="005A5A3F"/>
    <w:rPr>
      <w:kern w:val="2"/>
      <w:sz w:val="24"/>
      <w:szCs w:val="24"/>
    </w:rPr>
  </w:style>
  <w:style w:type="paragraph" w:styleId="afc">
    <w:name w:val="annotation subject"/>
    <w:basedOn w:val="ad"/>
    <w:next w:val="ad"/>
    <w:link w:val="afd"/>
    <w:rsid w:val="00C43636"/>
    <w:pPr>
      <w:spacing w:line="240" w:lineRule="auto"/>
      <w:ind w:firstLineChars="0" w:firstLine="0"/>
    </w:pPr>
    <w:rPr>
      <w:rFonts w:cs="Times New Roman"/>
      <w:b/>
      <w:bCs/>
      <w:sz w:val="21"/>
      <w:szCs w:val="24"/>
    </w:rPr>
  </w:style>
  <w:style w:type="character" w:customStyle="1" w:styleId="afd">
    <w:name w:val="批注主题 字符"/>
    <w:basedOn w:val="ae"/>
    <w:link w:val="afc"/>
    <w:rsid w:val="00C43636"/>
    <w:rPr>
      <w:rFonts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60518717">
      <w:bodyDiv w:val="1"/>
      <w:marLeft w:val="0"/>
      <w:marRight w:val="0"/>
      <w:marTop w:val="0"/>
      <w:marBottom w:val="0"/>
      <w:divBdr>
        <w:top w:val="none" w:sz="0" w:space="0" w:color="auto"/>
        <w:left w:val="none" w:sz="0" w:space="0" w:color="auto"/>
        <w:bottom w:val="none" w:sz="0" w:space="0" w:color="auto"/>
        <w:right w:val="none" w:sz="0" w:space="0" w:color="auto"/>
      </w:divBdr>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673992418">
      <w:bodyDiv w:val="1"/>
      <w:marLeft w:val="0"/>
      <w:marRight w:val="0"/>
      <w:marTop w:val="0"/>
      <w:marBottom w:val="0"/>
      <w:divBdr>
        <w:top w:val="none" w:sz="0" w:space="0" w:color="auto"/>
        <w:left w:val="none" w:sz="0" w:space="0" w:color="auto"/>
        <w:bottom w:val="none" w:sz="0" w:space="0" w:color="auto"/>
        <w:right w:val="none" w:sz="0" w:space="0" w:color="auto"/>
      </w:divBdr>
    </w:div>
    <w:div w:id="692420377">
      <w:bodyDiv w:val="1"/>
      <w:marLeft w:val="0"/>
      <w:marRight w:val="0"/>
      <w:marTop w:val="0"/>
      <w:marBottom w:val="0"/>
      <w:divBdr>
        <w:top w:val="none" w:sz="0" w:space="0" w:color="auto"/>
        <w:left w:val="none" w:sz="0" w:space="0" w:color="auto"/>
        <w:bottom w:val="none" w:sz="0" w:space="0" w:color="auto"/>
        <w:right w:val="none" w:sz="0" w:space="0" w:color="auto"/>
      </w:divBdr>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166164374">
      <w:bodyDiv w:val="1"/>
      <w:marLeft w:val="0"/>
      <w:marRight w:val="0"/>
      <w:marTop w:val="0"/>
      <w:marBottom w:val="0"/>
      <w:divBdr>
        <w:top w:val="none" w:sz="0" w:space="0" w:color="auto"/>
        <w:left w:val="none" w:sz="0" w:space="0" w:color="auto"/>
        <w:bottom w:val="none" w:sz="0" w:space="0" w:color="auto"/>
        <w:right w:val="none" w:sz="0" w:space="0" w:color="auto"/>
      </w:divBdr>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19194476">
      <w:bodyDiv w:val="1"/>
      <w:marLeft w:val="0"/>
      <w:marRight w:val="0"/>
      <w:marTop w:val="0"/>
      <w:marBottom w:val="0"/>
      <w:divBdr>
        <w:top w:val="none" w:sz="0" w:space="0" w:color="auto"/>
        <w:left w:val="none" w:sz="0" w:space="0" w:color="auto"/>
        <w:bottom w:val="none" w:sz="0" w:space="0" w:color="auto"/>
        <w:right w:val="none" w:sz="0" w:space="0" w:color="auto"/>
      </w:divBdr>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3188892">
      <w:bodyDiv w:val="1"/>
      <w:marLeft w:val="0"/>
      <w:marRight w:val="0"/>
      <w:marTop w:val="0"/>
      <w:marBottom w:val="0"/>
      <w:divBdr>
        <w:top w:val="none" w:sz="0" w:space="0" w:color="auto"/>
        <w:left w:val="none" w:sz="0" w:space="0" w:color="auto"/>
        <w:bottom w:val="none" w:sz="0" w:space="0" w:color="auto"/>
        <w:right w:val="none" w:sz="0" w:space="0" w:color="auto"/>
      </w:divBdr>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755197403">
      <w:bodyDiv w:val="1"/>
      <w:marLeft w:val="0"/>
      <w:marRight w:val="0"/>
      <w:marTop w:val="0"/>
      <w:marBottom w:val="0"/>
      <w:divBdr>
        <w:top w:val="none" w:sz="0" w:space="0" w:color="auto"/>
        <w:left w:val="none" w:sz="0" w:space="0" w:color="auto"/>
        <w:bottom w:val="none" w:sz="0" w:space="0" w:color="auto"/>
        <w:right w:val="none" w:sz="0" w:space="0" w:color="auto"/>
      </w:divBdr>
    </w:div>
    <w:div w:id="1760297447">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1401544">
      <w:bodyDiv w:val="1"/>
      <w:marLeft w:val="0"/>
      <w:marRight w:val="0"/>
      <w:marTop w:val="0"/>
      <w:marBottom w:val="0"/>
      <w:divBdr>
        <w:top w:val="none" w:sz="0" w:space="0" w:color="auto"/>
        <w:left w:val="none" w:sz="0" w:space="0" w:color="auto"/>
        <w:bottom w:val="none" w:sz="0" w:space="0" w:color="auto"/>
        <w:right w:val="none" w:sz="0" w:space="0" w:color="auto"/>
      </w:divBdr>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4404</TotalTime>
  <Pages>13</Pages>
  <Words>6267</Words>
  <Characters>8712</Characters>
  <Application>Microsoft Office Word</Application>
  <DocSecurity>0</DocSecurity>
  <Lines>300</Lines>
  <Paragraphs>220</Paragraphs>
  <ScaleCrop>false</ScaleCrop>
  <Company>jiaowuchu</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57</cp:revision>
  <cp:lastPrinted>2024-02-24T09:03:00Z</cp:lastPrinted>
  <dcterms:created xsi:type="dcterms:W3CDTF">2024-02-22T18:55:00Z</dcterms:created>
  <dcterms:modified xsi:type="dcterms:W3CDTF">2025-06-03T04:33:00Z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id="LVc4TI33"/&gt;&lt;style id="http://www.zotero.org/styles/chicago-note-bibliography" locale="zh-CN"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